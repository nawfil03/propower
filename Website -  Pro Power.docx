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9AFD" w14:textId="77777777" w:rsidR="00DC6C1B" w:rsidRDefault="00DC6C1B" w:rsidP="008860E6">
      <w:pPr>
        <w:rPr>
          <w:rFonts w:asciiTheme="majorBidi" w:eastAsia="Cambria" w:hAnsiTheme="majorBidi" w:cstheme="majorBidi"/>
          <w:bCs/>
          <w:color w:val="FF5D53"/>
          <w:sz w:val="32"/>
          <w:szCs w:val="32"/>
        </w:rPr>
      </w:pPr>
    </w:p>
    <w:p w14:paraId="36C8CE2E" w14:textId="68E6790D" w:rsidR="00344BE1" w:rsidRPr="00BE3024" w:rsidRDefault="00CB2549" w:rsidP="00344BE1">
      <w:pPr>
        <w:rPr>
          <w:rFonts w:ascii="Helvetica" w:hAnsi="Helvetica"/>
          <w:color w:val="FF5D53"/>
        </w:rPr>
      </w:pPr>
      <w:r>
        <w:rPr>
          <w:rFonts w:asciiTheme="minorBidi" w:eastAsia="Cambria" w:hAnsiTheme="minorBidi" w:cstheme="minorBidi"/>
          <w:bCs/>
          <w:color w:val="FF5D53"/>
          <w:sz w:val="28"/>
          <w:szCs w:val="28"/>
        </w:rPr>
        <w:t xml:space="preserve"> </w:t>
      </w:r>
      <w:del w:id="0" w:author="Hp" w:date="2026-08-21T19:57:00Z" w16du:dateUtc="2026-08-21T15:57:00Z">
        <w:r w:rsidR="00344BE1" w:rsidRPr="00BE3024" w:rsidDel="001E06D7">
          <w:rPr>
            <w:rFonts w:ascii="Helvetica" w:hAnsi="Helvetica"/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772928" behindDoc="0" locked="0" layoutInCell="1" allowOverlap="1" wp14:anchorId="060A7282" wp14:editId="165F1CB0">
                  <wp:simplePos x="0" y="0"/>
                  <wp:positionH relativeFrom="column">
                    <wp:posOffset>43367</wp:posOffset>
                  </wp:positionH>
                  <wp:positionV relativeFrom="paragraph">
                    <wp:posOffset>268568</wp:posOffset>
                  </wp:positionV>
                  <wp:extent cx="6831106" cy="338455"/>
                  <wp:effectExtent l="0" t="0" r="1905" b="4445"/>
                  <wp:wrapNone/>
                  <wp:docPr id="561646761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831106" cy="338455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910783" w14:textId="5F1843C1" w:rsidR="00344BE1" w:rsidRPr="00CE30A1" w:rsidRDefault="001E06D7" w:rsidP="0091106A">
                              <w:pPr>
                                <w:rPr>
                                  <w:color w:val="156082" w:themeColor="accent1"/>
                                </w:rPr>
                              </w:pPr>
                              <w:r w:rsidRPr="001E06D7">
                                <w:rPr>
                                  <w:color w:val="156082" w:themeColor="accent1"/>
                                </w:rPr>
                                <w:t>THE PROPOWER ENGINEERING AND CONTRACTING L.L.C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60A7282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6" type="#_x0000_t202" style="position:absolute;margin-left:3.4pt;margin-top:21.15pt;width:537.9pt;height:26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" fillcolor="#f9f9f9" stroked="f" strokeweight=".5pt">
                  <v:textbox>
                    <w:txbxContent>
                      <w:p w14:paraId="2A910783" w14:textId="5F1843C1" w:rsidR="00344BE1" w:rsidRPr="00CE30A1" w:rsidRDefault="001E06D7" w:rsidP="0091106A">
                        <w:pPr>
                          <w:rPr>
                            <w:color w:val="156082" w:themeColor="accent1"/>
                          </w:rPr>
                        </w:pPr>
                        <w:r w:rsidRPr="001E06D7">
                          <w:rPr>
                            <w:color w:val="156082" w:themeColor="accent1"/>
                          </w:rPr>
                          <w:t>THE PROPOWER ENGINEERING AND CONTRACTING L.L.C</w:t>
                        </w:r>
                      </w:p>
                    </w:txbxContent>
                  </v:textbox>
                </v:shape>
              </w:pict>
            </mc:Fallback>
          </mc:AlternateContent>
        </w:r>
      </w:del>
      <w:r w:rsidR="00344BE1" w:rsidRPr="00BE3024">
        <w:rPr>
          <w:rFonts w:ascii="Helvetica" w:hAnsi="Helvetica"/>
          <w:color w:val="000000" w:themeColor="text1"/>
        </w:rPr>
        <w:t xml:space="preserve">Client </w:t>
      </w:r>
      <w:r w:rsidR="003E5FF4" w:rsidRPr="00BE3024">
        <w:rPr>
          <w:rFonts w:ascii="Helvetica" w:hAnsi="Helvetica"/>
          <w:color w:val="000000" w:themeColor="text1"/>
        </w:rPr>
        <w:t>n</w:t>
      </w:r>
      <w:r w:rsidR="00344BE1" w:rsidRPr="00BE3024">
        <w:rPr>
          <w:rFonts w:ascii="Helvetica" w:hAnsi="Helvetica"/>
          <w:color w:val="000000" w:themeColor="text1"/>
        </w:rPr>
        <w:t>ame</w:t>
      </w:r>
    </w:p>
    <w:p w14:paraId="509A8869" w14:textId="77777777" w:rsidR="00344BE1" w:rsidRDefault="00344BE1" w:rsidP="00344BE1"/>
    <w:p w14:paraId="53700BD8" w14:textId="77777777" w:rsidR="00344BE1" w:rsidRDefault="00344BE1" w:rsidP="00344BE1"/>
    <w:p w14:paraId="0C83464C" w14:textId="77777777" w:rsidR="00344BE1" w:rsidRDefault="00344BE1" w:rsidP="00344BE1">
      <w:pPr>
        <w:rPr>
          <w:rFonts w:ascii="Helvetica Light" w:hAnsi="Helvetica Light"/>
          <w:b/>
          <w:bCs/>
          <w:color w:val="FF5D53"/>
          <w:sz w:val="28"/>
          <w:szCs w:val="28"/>
        </w:rPr>
      </w:pPr>
    </w:p>
    <w:p w14:paraId="0931B1C9" w14:textId="77777777" w:rsidR="00344BE1" w:rsidRDefault="00344BE1" w:rsidP="00344BE1">
      <w:pPr>
        <w:rPr>
          <w:rFonts w:ascii="Helvetica Light" w:hAnsi="Helvetica Light"/>
          <w:b/>
          <w:bCs/>
          <w:color w:val="FF5D53"/>
          <w:sz w:val="28"/>
          <w:szCs w:val="28"/>
        </w:rPr>
      </w:pPr>
    </w:p>
    <w:p w14:paraId="232C8982" w14:textId="111BFDFC" w:rsidR="00344BE1" w:rsidRDefault="00344BE1" w:rsidP="00344BE1">
      <w:pPr>
        <w:rPr>
          <w:rFonts w:ascii="Helvetica Light" w:hAnsi="Helvetica Light"/>
          <w:b/>
          <w:bCs/>
          <w:color w:val="FF5D53"/>
          <w:sz w:val="28"/>
          <w:szCs w:val="28"/>
        </w:rPr>
      </w:pPr>
      <w:r w:rsidRPr="00DE1CA6">
        <w:rPr>
          <w:rFonts w:ascii="Helvetica Light" w:hAnsi="Helvetica Light"/>
          <w:b/>
          <w:bCs/>
          <w:color w:val="FF5D53"/>
          <w:sz w:val="28"/>
          <w:szCs w:val="28"/>
        </w:rPr>
        <w:t xml:space="preserve">A - </w:t>
      </w:r>
      <w:r>
        <w:rPr>
          <w:rFonts w:ascii="Helvetica Light" w:hAnsi="Helvetica Light"/>
          <w:b/>
          <w:bCs/>
          <w:color w:val="FF5D53"/>
          <w:sz w:val="28"/>
          <w:szCs w:val="28"/>
        </w:rPr>
        <w:t xml:space="preserve">Project </w:t>
      </w:r>
      <w:r w:rsidR="003E5FF4">
        <w:rPr>
          <w:rFonts w:ascii="Helvetica Light" w:hAnsi="Helvetica Light"/>
          <w:b/>
          <w:bCs/>
          <w:color w:val="FF5D53"/>
          <w:sz w:val="28"/>
          <w:szCs w:val="28"/>
        </w:rPr>
        <w:t>o</w:t>
      </w:r>
      <w:r>
        <w:rPr>
          <w:rFonts w:ascii="Helvetica Light" w:hAnsi="Helvetica Light"/>
          <w:b/>
          <w:bCs/>
          <w:color w:val="FF5D53"/>
          <w:sz w:val="28"/>
          <w:szCs w:val="28"/>
        </w:rPr>
        <w:t>verview</w:t>
      </w:r>
    </w:p>
    <w:p w14:paraId="37B304BB" w14:textId="77777777" w:rsidR="00344BE1" w:rsidRPr="00000585" w:rsidRDefault="00344BE1" w:rsidP="003E5FF4">
      <w:pPr>
        <w:rPr>
          <w:rFonts w:ascii="Helvetica" w:hAnsi="Helvetica"/>
          <w:b/>
          <w:bCs/>
          <w:color w:val="FF5D53"/>
          <w:sz w:val="28"/>
          <w:szCs w:val="28"/>
        </w:rPr>
      </w:pPr>
    </w:p>
    <w:p w14:paraId="1EF7F2B7" w14:textId="6D59572F" w:rsidR="00344BE1" w:rsidRPr="00000585" w:rsidRDefault="00344BE1">
      <w:pPr>
        <w:pStyle w:val="ListParagraph"/>
        <w:numPr>
          <w:ilvl w:val="0"/>
          <w:numId w:val="2"/>
        </w:numPr>
        <w:spacing w:after="160" w:line="480" w:lineRule="auto"/>
        <w:rPr>
          <w:rFonts w:ascii="Helvetica" w:hAnsi="Helvetica"/>
          <w:bCs/>
        </w:rPr>
      </w:pPr>
      <w:r w:rsidRPr="00000585">
        <w:rPr>
          <w:rFonts w:ascii="Helvetica" w:hAnsi="Helvetica"/>
          <w:bCs/>
        </w:rPr>
        <w:t>Please specify your objective(s) by selecting one or more of the following options that are relevant:</w:t>
      </w:r>
    </w:p>
    <w:p w14:paraId="5BC46316" w14:textId="4A9CEBA2" w:rsidR="00344BE1" w:rsidRPr="00344BE1" w:rsidRDefault="00344BE1" w:rsidP="005A45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Helvetica" w:eastAsia="Cambria" w:hAnsi="Helvetica" w:cstheme="minorBidi"/>
          <w:color w:val="222222"/>
        </w:rPr>
      </w:pPr>
      <w:r w:rsidRPr="00344BE1">
        <w:rPr>
          <w:rFonts w:ascii="Helvetica" w:eastAsia="Cambria" w:hAnsi="Helvetica" w:cstheme="minorBidi"/>
          <w:b/>
          <w:bCs/>
          <w:color w:val="FF5D53"/>
        </w:rPr>
        <w:t xml:space="preserve">         [</w:t>
      </w:r>
      <w:r w:rsidR="00901270" w:rsidRPr="00344BE1">
        <w:rPr>
          <w:rFonts w:ascii="Helvetica" w:eastAsia="Cambria" w:hAnsi="Helvetica" w:cstheme="minorBidi"/>
          <w:b/>
          <w:bCs/>
          <w:color w:val="FF5D53"/>
        </w:rPr>
        <w:t xml:space="preserve"> </w:t>
      </w:r>
      <w:proofErr w:type="gramStart"/>
      <w:r w:rsidR="00CE30A1">
        <w:rPr>
          <w:rFonts w:ascii="Segoe UI Symbol" w:eastAsia="Cambria" w:hAnsi="Segoe UI Symbol" w:cstheme="minorBidi"/>
          <w:b/>
          <w:bCs/>
          <w:color w:val="FF5D53"/>
        </w:rPr>
        <w:t>☑</w:t>
      </w:r>
      <w:r w:rsidR="00686A91">
        <w:rPr>
          <w:rFonts w:ascii="Segoe UI Symbol" w:eastAsia="Cambria" w:hAnsi="Segoe UI Symbol" w:cs="Segoe UI Symbol"/>
          <w:b/>
          <w:bCs/>
          <w:color w:val="FF5D53"/>
        </w:rPr>
        <w:t xml:space="preserve"> </w:t>
      </w:r>
      <w:r w:rsidRPr="00344BE1">
        <w:rPr>
          <w:rFonts w:ascii="Helvetica" w:eastAsia="Cambria" w:hAnsi="Helvetica" w:cstheme="minorBidi"/>
          <w:b/>
          <w:bCs/>
          <w:color w:val="FF5D53"/>
        </w:rPr>
        <w:t>]</w:t>
      </w:r>
      <w:proofErr w:type="gramEnd"/>
      <w:r w:rsidRPr="00344BE1">
        <w:rPr>
          <w:rFonts w:ascii="Helvetica" w:eastAsia="Cambria" w:hAnsi="Helvetica" w:cstheme="minorBidi"/>
          <w:b/>
          <w:bCs/>
          <w:color w:val="FF5D53"/>
        </w:rPr>
        <w:t xml:space="preserve"> </w:t>
      </w:r>
      <w:r w:rsidRPr="00344BE1">
        <w:rPr>
          <w:rFonts w:ascii="Helvetica" w:eastAsia="Cambria" w:hAnsi="Helvetica" w:cstheme="minorBidi"/>
          <w:color w:val="222222"/>
        </w:rPr>
        <w:t xml:space="preserve">Awareness about the brand </w:t>
      </w:r>
    </w:p>
    <w:p w14:paraId="181A2A05" w14:textId="13A48B11" w:rsidR="00344BE1" w:rsidRPr="00344BE1" w:rsidRDefault="00344BE1" w:rsidP="003E5F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Helvetica" w:eastAsia="Cambria" w:hAnsi="Helvetica" w:cstheme="minorBidi"/>
          <w:color w:val="222222"/>
        </w:rPr>
      </w:pPr>
      <w:r w:rsidRPr="00344BE1">
        <w:rPr>
          <w:rFonts w:ascii="Helvetica" w:eastAsia="Cambria" w:hAnsi="Helvetica" w:cstheme="minorBidi"/>
          <w:b/>
          <w:bCs/>
          <w:color w:val="FF5D53"/>
        </w:rPr>
        <w:t xml:space="preserve">         </w:t>
      </w:r>
      <w:proofErr w:type="gramStart"/>
      <w:r w:rsidRPr="00344BE1">
        <w:rPr>
          <w:rFonts w:ascii="Helvetica" w:eastAsia="Cambria" w:hAnsi="Helvetica" w:cstheme="minorBidi"/>
          <w:b/>
          <w:bCs/>
          <w:color w:val="FF5D53"/>
        </w:rPr>
        <w:t>[</w:t>
      </w:r>
      <w:r w:rsidR="00901270">
        <w:rPr>
          <w:rFonts w:ascii="Helvetica" w:eastAsia="Cambria" w:hAnsi="Helvetica" w:cstheme="minorBidi"/>
          <w:b/>
          <w:bCs/>
          <w:color w:val="FF5D53"/>
        </w:rPr>
        <w:t xml:space="preserve">  </w:t>
      </w:r>
      <w:r w:rsidRPr="00344BE1">
        <w:rPr>
          <w:rFonts w:ascii="Helvetica" w:eastAsia="Cambria" w:hAnsi="Helvetica" w:cstheme="minorBidi"/>
          <w:b/>
          <w:bCs/>
          <w:color w:val="FF5D53"/>
        </w:rPr>
        <w:t>]</w:t>
      </w:r>
      <w:proofErr w:type="gramEnd"/>
      <w:r w:rsidRPr="00344BE1">
        <w:rPr>
          <w:rFonts w:ascii="Helvetica" w:eastAsia="Cambria" w:hAnsi="Helvetica" w:cstheme="minorBidi"/>
          <w:b/>
          <w:bCs/>
          <w:color w:val="FF5D53"/>
        </w:rPr>
        <w:t xml:space="preserve"> </w:t>
      </w:r>
      <w:r w:rsidRPr="00344BE1">
        <w:rPr>
          <w:rFonts w:ascii="Helvetica" w:eastAsia="Cambria" w:hAnsi="Helvetica" w:cstheme="minorBidi"/>
          <w:color w:val="222222"/>
        </w:rPr>
        <w:t xml:space="preserve">Publish insight &amp; the other content </w:t>
      </w:r>
    </w:p>
    <w:p w14:paraId="3ECAD24A" w14:textId="6AF7F16B" w:rsidR="00344BE1" w:rsidRPr="00344BE1" w:rsidRDefault="00344BE1" w:rsidP="003E5F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Helvetica" w:eastAsia="Cambria" w:hAnsi="Helvetica" w:cstheme="minorBidi"/>
          <w:color w:val="222222"/>
        </w:rPr>
      </w:pPr>
      <w:r w:rsidRPr="00344BE1">
        <w:rPr>
          <w:rFonts w:ascii="Helvetica" w:eastAsia="Cambria" w:hAnsi="Helvetica" w:cstheme="minorBidi"/>
          <w:color w:val="222222"/>
        </w:rPr>
        <w:t xml:space="preserve">         </w:t>
      </w:r>
      <w:r w:rsidRPr="00344BE1">
        <w:rPr>
          <w:rFonts w:ascii="Helvetica" w:eastAsia="Cambria" w:hAnsi="Helvetica" w:cstheme="minorBidi"/>
          <w:b/>
          <w:bCs/>
          <w:color w:val="FF5D53"/>
        </w:rPr>
        <w:t>[</w:t>
      </w:r>
      <w:proofErr w:type="gramStart"/>
      <w:r w:rsidR="00B34BD5">
        <w:rPr>
          <w:rFonts w:ascii="Segoe UI Symbol" w:eastAsia="Cambria" w:hAnsi="Segoe UI Symbol" w:cstheme="minorBidi"/>
          <w:b/>
          <w:bCs/>
          <w:color w:val="FF5D53"/>
        </w:rPr>
        <w:t>☑</w:t>
      </w:r>
      <w:r w:rsidR="00B34BD5">
        <w:rPr>
          <w:rFonts w:ascii="Segoe UI Symbol" w:eastAsia="Cambria" w:hAnsi="Segoe UI Symbol" w:cs="Segoe UI Symbol"/>
          <w:b/>
          <w:bCs/>
          <w:color w:val="FF5D53"/>
        </w:rPr>
        <w:t xml:space="preserve"> </w:t>
      </w:r>
      <w:r w:rsidRPr="00344BE1">
        <w:rPr>
          <w:rFonts w:ascii="Helvetica" w:eastAsia="Cambria" w:hAnsi="Helvetica" w:cstheme="minorBidi"/>
          <w:b/>
          <w:bCs/>
          <w:color w:val="FF5D53"/>
        </w:rPr>
        <w:t>]</w:t>
      </w:r>
      <w:proofErr w:type="gramEnd"/>
      <w:r w:rsidRPr="00344BE1">
        <w:rPr>
          <w:rFonts w:ascii="Helvetica" w:eastAsia="Cambria" w:hAnsi="Helvetica" w:cstheme="minorBidi"/>
          <w:b/>
          <w:bCs/>
          <w:color w:val="FF5D53"/>
        </w:rPr>
        <w:t xml:space="preserve"> </w:t>
      </w:r>
      <w:r w:rsidRPr="00344BE1">
        <w:rPr>
          <w:rFonts w:ascii="Helvetica" w:eastAsia="Cambria" w:hAnsi="Helvetica" w:cstheme="minorBidi"/>
          <w:color w:val="222222"/>
        </w:rPr>
        <w:t xml:space="preserve">Lead </w:t>
      </w:r>
      <w:r w:rsidR="003E5FF4">
        <w:rPr>
          <w:rFonts w:ascii="Helvetica" w:eastAsia="Cambria" w:hAnsi="Helvetica" w:cstheme="minorBidi"/>
          <w:color w:val="222222"/>
        </w:rPr>
        <w:t>g</w:t>
      </w:r>
      <w:r w:rsidRPr="00344BE1">
        <w:rPr>
          <w:rFonts w:ascii="Helvetica" w:eastAsia="Cambria" w:hAnsi="Helvetica" w:cstheme="minorBidi"/>
          <w:color w:val="222222"/>
        </w:rPr>
        <w:t xml:space="preserve">eneration </w:t>
      </w:r>
    </w:p>
    <w:p w14:paraId="05F23DDF" w14:textId="5137952C" w:rsidR="00344BE1" w:rsidRPr="00344BE1" w:rsidRDefault="00344BE1" w:rsidP="003E5F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Helvetica" w:eastAsia="Cambria" w:hAnsi="Helvetica" w:cstheme="minorBidi"/>
          <w:color w:val="222222"/>
        </w:rPr>
      </w:pPr>
      <w:r w:rsidRPr="00344BE1">
        <w:rPr>
          <w:rFonts w:ascii="Helvetica" w:eastAsia="Cambria" w:hAnsi="Helvetica" w:cstheme="minorBidi"/>
          <w:color w:val="222222"/>
        </w:rPr>
        <w:t xml:space="preserve">         </w:t>
      </w:r>
      <w:proofErr w:type="gramStart"/>
      <w:r w:rsidRPr="00344BE1">
        <w:rPr>
          <w:rFonts w:ascii="Helvetica" w:eastAsia="Cambria" w:hAnsi="Helvetica" w:cstheme="minorBidi"/>
          <w:b/>
          <w:bCs/>
          <w:color w:val="FF5D53"/>
        </w:rPr>
        <w:t xml:space="preserve">[ </w:t>
      </w:r>
      <w:r w:rsidR="00686A91">
        <w:rPr>
          <w:rFonts w:ascii="Segoe UI Symbol" w:eastAsia="Cambria" w:hAnsi="Segoe UI Symbol" w:cs="Segoe UI Symbol"/>
          <w:b/>
          <w:bCs/>
          <w:color w:val="FF5D53"/>
        </w:rPr>
        <w:t xml:space="preserve"> </w:t>
      </w:r>
      <w:r w:rsidRPr="00344BE1">
        <w:rPr>
          <w:rFonts w:ascii="Helvetica" w:eastAsia="Cambria" w:hAnsi="Helvetica" w:cstheme="minorBidi"/>
          <w:b/>
          <w:bCs/>
          <w:color w:val="FF5D53"/>
        </w:rPr>
        <w:t>]</w:t>
      </w:r>
      <w:proofErr w:type="gramEnd"/>
      <w:r w:rsidRPr="00344BE1">
        <w:rPr>
          <w:rFonts w:ascii="Helvetica" w:eastAsia="Cambria" w:hAnsi="Helvetica" w:cstheme="minorBidi"/>
          <w:color w:val="222222"/>
        </w:rPr>
        <w:t xml:space="preserve"> Others – please specify</w:t>
      </w:r>
    </w:p>
    <w:p w14:paraId="52DE8CA2" w14:textId="60B0C83D" w:rsidR="00344BE1" w:rsidRPr="00344BE1" w:rsidRDefault="00344BE1" w:rsidP="003E5FF4">
      <w:pPr>
        <w:pStyle w:val="ListParagraph"/>
        <w:spacing w:after="160" w:line="480" w:lineRule="auto"/>
        <w:ind w:left="360"/>
        <w:rPr>
          <w:rFonts w:asciiTheme="minorBidi" w:hAnsiTheme="minorBidi"/>
          <w:bCs/>
        </w:rPr>
      </w:pPr>
      <w:r w:rsidRPr="00DE1CA6">
        <w:rPr>
          <w:rFonts w:asciiTheme="minorBidi" w:hAnsiTheme="min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FCA9A66" wp14:editId="5E63A674">
                <wp:simplePos x="0" y="0"/>
                <wp:positionH relativeFrom="column">
                  <wp:posOffset>0</wp:posOffset>
                </wp:positionH>
                <wp:positionV relativeFrom="paragraph">
                  <wp:posOffset>237218</wp:posOffset>
                </wp:positionV>
                <wp:extent cx="6831106" cy="338455"/>
                <wp:effectExtent l="0" t="0" r="1905" b="4445"/>
                <wp:wrapNone/>
                <wp:docPr id="17071010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1106" cy="33845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D9E7A3" w14:textId="5C62A46E" w:rsidR="00344BE1" w:rsidRPr="00002F2B" w:rsidRDefault="00344BE1" w:rsidP="009827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A9A66" id="_x0000_s1027" type="#_x0000_t202" style="position:absolute;left:0;text-align:left;margin-left:0;margin-top:18.7pt;width:537.9pt;height:26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" fillcolor="#f9f9f9" stroked="f" strokeweight=".5pt">
                <v:textbox>
                  <w:txbxContent>
                    <w:p w14:paraId="18D9E7A3" w14:textId="5C62A46E" w:rsidR="00344BE1" w:rsidRPr="00002F2B" w:rsidRDefault="00344BE1" w:rsidP="009827B4"/>
                  </w:txbxContent>
                </v:textbox>
              </v:shape>
            </w:pict>
          </mc:Fallback>
        </mc:AlternateContent>
      </w:r>
    </w:p>
    <w:p w14:paraId="69610EBA" w14:textId="6903539A" w:rsidR="003E5FF4" w:rsidRDefault="003E5FF4" w:rsidP="003E5FF4">
      <w:pPr>
        <w:rPr>
          <w:rFonts w:asciiTheme="minorBidi" w:hAnsiTheme="minorBidi"/>
          <w:bCs/>
        </w:rPr>
      </w:pPr>
    </w:p>
    <w:p w14:paraId="0A2B78A6" w14:textId="1FF3421D" w:rsidR="003E5FF4" w:rsidRDefault="003E5FF4" w:rsidP="003E5FF4">
      <w:pPr>
        <w:rPr>
          <w:rFonts w:asciiTheme="minorBidi" w:hAnsiTheme="minorBidi"/>
          <w:bCs/>
        </w:rPr>
      </w:pPr>
    </w:p>
    <w:p w14:paraId="67D93551" w14:textId="68920865" w:rsidR="003E5FF4" w:rsidRDefault="003E5FF4" w:rsidP="003E5FF4">
      <w:pPr>
        <w:rPr>
          <w:rFonts w:asciiTheme="minorBidi" w:eastAsia="Cambria" w:hAnsiTheme="minorBidi" w:cstheme="minorBidi"/>
          <w:bCs/>
          <w:color w:val="FF5D53"/>
          <w:sz w:val="28"/>
          <w:szCs w:val="28"/>
        </w:rPr>
      </w:pPr>
    </w:p>
    <w:p w14:paraId="122CC167" w14:textId="4558FCA8" w:rsidR="00344BE1" w:rsidRPr="00000585" w:rsidRDefault="001D5E30">
      <w:pPr>
        <w:pStyle w:val="ListParagraph"/>
        <w:numPr>
          <w:ilvl w:val="0"/>
          <w:numId w:val="2"/>
        </w:numPr>
        <w:spacing w:after="160" w:line="480" w:lineRule="auto"/>
        <w:rPr>
          <w:rFonts w:ascii="Helvetica" w:hAnsi="Helvetica"/>
          <w:bCs/>
        </w:rPr>
      </w:pPr>
      <w:r w:rsidRPr="00DE1CA6">
        <w:rPr>
          <w:rFonts w:asciiTheme="minorBidi" w:hAnsiTheme="min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65C72BC" wp14:editId="29CC4489">
                <wp:simplePos x="0" y="0"/>
                <wp:positionH relativeFrom="column">
                  <wp:posOffset>-7620</wp:posOffset>
                </wp:positionH>
                <wp:positionV relativeFrom="paragraph">
                  <wp:posOffset>403225</wp:posOffset>
                </wp:positionV>
                <wp:extent cx="6831106" cy="1562100"/>
                <wp:effectExtent l="0" t="0" r="8255" b="0"/>
                <wp:wrapNone/>
                <wp:docPr id="9887291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1106" cy="15621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57BAD" w14:textId="69D09E6F" w:rsidR="00CE30A1" w:rsidRDefault="006D4A27" w:rsidP="003C781F">
                            <w:r w:rsidRPr="005A455A">
                              <w:t xml:space="preserve"> </w:t>
                            </w:r>
                            <w:r w:rsidR="003C781F" w:rsidRPr="003C781F">
                              <w:rPr>
                                <w:color w:val="156082" w:themeColor="accent1"/>
                              </w:rPr>
                              <w:t>The website should clearly communicate our capabilities in electrical contracting, power transmission &amp; distribution, cable laying, retrofit/upgradation, testing &amp; commissioning, and operation &amp; maintenance services. It should address the challenge of customers finding a reliable single-source partner capable of handling electrical projects from supply and installation through testing, commissioning and maintenance. The website should also highlight our experience, technical expertise, OEM partnerships, utility/EPC capabilities, safety and quality standards, and ability to deliver reliable and cost-effective solutions for industrial, commercial, infrastructure, data center and utility projects.</w:t>
                            </w:r>
                          </w:p>
                          <w:p w14:paraId="5D5474C2" w14:textId="77777777" w:rsidR="00C75ED8" w:rsidRPr="00E26FC9" w:rsidRDefault="00C75ED8" w:rsidP="00C75ED8">
                            <w:pPr>
                              <w:rPr>
                                <w:lang w:bidi="ar-EG"/>
                              </w:rPr>
                            </w:pPr>
                          </w:p>
                          <w:p w14:paraId="567C0D3F" w14:textId="77777777" w:rsidR="00092EDF" w:rsidRPr="00092EDF" w:rsidRDefault="00092EDF" w:rsidP="00092EDF">
                            <w:pPr>
                              <w:rPr>
                                <w:lang w:bidi="ar-EG"/>
                              </w:rPr>
                            </w:pPr>
                          </w:p>
                          <w:p w14:paraId="5BC84471" w14:textId="77777777" w:rsidR="00092EDF" w:rsidRPr="005A455A" w:rsidRDefault="00092EDF" w:rsidP="00686A91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C72BC" id="_x0000_s1028" type="#_x0000_t202" style="position:absolute;left:0;text-align:left;margin-left:-.6pt;margin-top:31.75pt;width:537.9pt;height:123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" fillcolor="#f9f9f9" stroked="f" strokeweight=".5pt">
                <v:textbox>
                  <w:txbxContent>
                    <w:p w14:paraId="5ED57BAD" w14:textId="69D09E6F" w:rsidR="00CE30A1" w:rsidRDefault="006D4A27" w:rsidP="003C781F">
                      <w:r w:rsidRPr="005A455A">
                        <w:t xml:space="preserve"> </w:t>
                      </w:r>
                      <w:r w:rsidR="003C781F" w:rsidRPr="003C781F">
                        <w:rPr>
                          <w:color w:val="156082" w:themeColor="accent1"/>
                        </w:rPr>
                        <w:t>The website should clearly communicate our capabilities in electrical contracting, power transmission &amp; distribution, cable laying, retrofit/upgradation, testing &amp; commissioning, and operation &amp; maintenance services. It should address the challenge of customers finding a reliable single-source partner capable of handling electrical projects from supply and installation through testing, commissioning and maintenance. The website should also highlight our experience, technical expertise, OEM partnerships, utility/EPC capabilities, safety and quality standards, and ability to deliver reliable and cost-effective solutions for industrial, commercial, infrastructure, data center and utility projects.</w:t>
                      </w:r>
                    </w:p>
                    <w:p w14:paraId="5D5474C2" w14:textId="77777777" w:rsidR="00C75ED8" w:rsidRPr="00E26FC9" w:rsidRDefault="00C75ED8" w:rsidP="00C75ED8">
                      <w:pPr>
                        <w:rPr>
                          <w:lang w:bidi="ar-EG"/>
                        </w:rPr>
                      </w:pPr>
                    </w:p>
                    <w:p w14:paraId="567C0D3F" w14:textId="77777777" w:rsidR="00092EDF" w:rsidRPr="00092EDF" w:rsidRDefault="00092EDF" w:rsidP="00092EDF">
                      <w:pPr>
                        <w:rPr>
                          <w:lang w:bidi="ar-EG"/>
                        </w:rPr>
                      </w:pPr>
                    </w:p>
                    <w:p w14:paraId="5BC84471" w14:textId="77777777" w:rsidR="00092EDF" w:rsidRPr="005A455A" w:rsidRDefault="00092EDF" w:rsidP="00686A91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4BE1" w:rsidRPr="00000585">
        <w:rPr>
          <w:rFonts w:ascii="Helvetica" w:hAnsi="Helvetica"/>
          <w:bCs/>
        </w:rPr>
        <w:t>What specific challenges or issues should the website address or resolve?</w:t>
      </w:r>
    </w:p>
    <w:p w14:paraId="5FE78E3D" w14:textId="0577F5BB" w:rsidR="00344BE1" w:rsidRPr="00986D4E" w:rsidRDefault="00344BE1" w:rsidP="003E5FF4">
      <w:pPr>
        <w:rPr>
          <w:rFonts w:asciiTheme="minorBidi" w:eastAsia="Cambria" w:hAnsiTheme="minorBidi" w:cstheme="minorBidi"/>
          <w:bCs/>
          <w:color w:val="FF5D53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0082F" w:rsidRPr="00CA04D8" w14:paraId="46E183EE" w14:textId="77777777" w:rsidTr="00D2508A">
        <w:trPr>
          <w:trHeight w:val="879"/>
        </w:trPr>
        <w:tc>
          <w:tcPr>
            <w:tcW w:w="9360" w:type="dxa"/>
          </w:tcPr>
          <w:p w14:paraId="3D13CF71" w14:textId="1D32075A" w:rsidR="00DC6C1B" w:rsidRDefault="00DC6C1B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0DB2A2F9" w14:textId="77777777" w:rsidR="003E5FF4" w:rsidRDefault="003E5FF4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4BF2E1E7" w14:textId="77777777" w:rsidR="00AD5A29" w:rsidRDefault="00AD5A29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61F9943E" w14:textId="77777777" w:rsidR="005A455A" w:rsidRDefault="005A455A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56DF47A5" w14:textId="77777777" w:rsidR="005A455A" w:rsidRDefault="005A455A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1425D042" w14:textId="77777777" w:rsidR="005A455A" w:rsidRDefault="005A455A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77748B1D" w14:textId="29788056" w:rsidR="004A75AB" w:rsidRPr="00000585" w:rsidRDefault="004A75AB" w:rsidP="004A7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</w:p>
          <w:p w14:paraId="55427D53" w14:textId="3C3CCC35" w:rsidR="00CB2549" w:rsidRDefault="00CB2549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3803267F" w14:textId="180C83F7" w:rsidR="004449BA" w:rsidRPr="00CA04D8" w:rsidRDefault="004449BA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7096C298" w14:textId="3070C1B5" w:rsidR="00736999" w:rsidRPr="00000585" w:rsidRDefault="00736999">
            <w:pPr>
              <w:pStyle w:val="ListParagraph"/>
              <w:numPr>
                <w:ilvl w:val="0"/>
                <w:numId w:val="2"/>
              </w:numPr>
              <w:spacing w:after="160" w:line="480" w:lineRule="auto"/>
              <w:rPr>
                <w:rFonts w:ascii="Helvetica" w:hAnsi="Helvetica"/>
                <w:bCs/>
              </w:rPr>
            </w:pPr>
            <w:r w:rsidRPr="00000585">
              <w:rPr>
                <w:rFonts w:ascii="Helvetica" w:hAnsi="Helvetic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769E78D" wp14:editId="1E9DC94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363220</wp:posOffset>
                      </wp:positionV>
                      <wp:extent cx="6831106" cy="571500"/>
                      <wp:effectExtent l="0" t="0" r="8255" b="0"/>
                      <wp:wrapNone/>
                      <wp:docPr id="77417621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1106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016A80" w14:textId="6094CA55" w:rsidR="005A455A" w:rsidRPr="00CE30A1" w:rsidRDefault="003C781F" w:rsidP="00F04E18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</w:rPr>
                                    <w:t>August</w:t>
                                  </w:r>
                                  <w:r w:rsidR="00CE30A1" w:rsidRPr="00CE30A1">
                                    <w:rPr>
                                      <w:color w:val="156082" w:themeColor="accent1"/>
                                    </w:rPr>
                                    <w:t xml:space="preserve">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9E78D" id="_x0000_s1029" type="#_x0000_t202" style="position:absolute;left:0;text-align:left;margin-left:.1pt;margin-top:28.6pt;width:537.9pt;height:4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" fillcolor="#f9f9f9" stroked="f" strokeweight=".5pt">
                      <v:textbox>
                        <w:txbxContent>
                          <w:p w14:paraId="0B016A80" w14:textId="6094CA55" w:rsidR="005A455A" w:rsidRPr="00CE30A1" w:rsidRDefault="003C781F" w:rsidP="00F04E18">
                            <w:pPr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color w:val="156082" w:themeColor="accent1"/>
                              </w:rPr>
                              <w:t>August</w:t>
                            </w:r>
                            <w:r w:rsidR="00CE30A1" w:rsidRPr="00CE30A1">
                              <w:rPr>
                                <w:color w:val="156082" w:themeColor="accent1"/>
                              </w:rPr>
                              <w:t xml:space="preserve"> 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46CF0">
              <w:rPr>
                <w:rFonts w:ascii="Helvetica" w:hAnsi="Helvetica"/>
                <w:bCs/>
              </w:rPr>
              <w:t>Launch</w:t>
            </w:r>
            <w:r w:rsidRPr="00000585">
              <w:rPr>
                <w:rFonts w:ascii="Helvetica" w:hAnsi="Helvetica"/>
                <w:bCs/>
              </w:rPr>
              <w:t xml:space="preserve"> date:</w:t>
            </w:r>
          </w:p>
          <w:p w14:paraId="62B43BE0" w14:textId="77777777" w:rsidR="00736999" w:rsidRPr="00986D4E" w:rsidRDefault="00736999" w:rsidP="00143D5A">
            <w:pPr>
              <w:rPr>
                <w:rFonts w:asciiTheme="minorBidi" w:eastAsia="Cambria" w:hAnsiTheme="minorBidi" w:cstheme="minorBidi"/>
                <w:bCs/>
                <w:color w:val="FF5D53"/>
                <w:sz w:val="28"/>
                <w:szCs w:val="28"/>
              </w:rPr>
            </w:pPr>
          </w:p>
          <w:p w14:paraId="756FB63E" w14:textId="75C03459" w:rsidR="00E404BE" w:rsidRPr="00CA04D8" w:rsidRDefault="00E404BE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79AFA65A" w14:textId="6733D27E" w:rsidR="00E404BE" w:rsidRPr="00CA04D8" w:rsidRDefault="00E404BE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76097B93" w14:textId="422555AB" w:rsidR="00E404BE" w:rsidRDefault="00E404BE" w:rsidP="00143D5A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7A1D5607" w14:textId="64445B4F" w:rsidR="003E5FF4" w:rsidRPr="00CA04D8" w:rsidRDefault="003E5FF4" w:rsidP="00EA49FE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11BC5488" w14:textId="08FBF6AF" w:rsidR="002B60C9" w:rsidRPr="003E5FF4" w:rsidRDefault="003E5FF4" w:rsidP="00EA49FE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B</w:t>
            </w:r>
            <w:r w:rsidRPr="00DE1CA6"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 xml:space="preserve"> - </w:t>
            </w: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Business overview</w:t>
            </w:r>
          </w:p>
          <w:p w14:paraId="20371629" w14:textId="1CD8DCF8" w:rsidR="00986D4E" w:rsidRDefault="00986D4E" w:rsidP="00EA4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21532037" w14:textId="61AA5A5D" w:rsidR="003E5FF4" w:rsidRPr="003E5FF4" w:rsidRDefault="003E5FF4">
            <w:pPr>
              <w:pStyle w:val="ListParagraph"/>
              <w:numPr>
                <w:ilvl w:val="0"/>
                <w:numId w:val="3"/>
              </w:numPr>
              <w:spacing w:after="160"/>
              <w:rPr>
                <w:rFonts w:ascii="Helvetica" w:hAnsi="Helvetica"/>
                <w:bCs/>
              </w:rPr>
            </w:pPr>
            <w:r w:rsidRPr="003E5FF4">
              <w:rPr>
                <w:rFonts w:ascii="Helvetica" w:eastAsia="Cambria" w:hAnsi="Helvetica" w:cstheme="minorBidi"/>
                <w:color w:val="222222"/>
              </w:rPr>
              <w:t>Describe your business and business model</w:t>
            </w:r>
            <w:r w:rsidRPr="003E5FF4">
              <w:rPr>
                <w:rFonts w:ascii="Helvetica" w:hAnsi="Helvetica"/>
                <w:bCs/>
              </w:rPr>
              <w:t>.</w:t>
            </w:r>
          </w:p>
          <w:p w14:paraId="0D07A34B" w14:textId="06174F23" w:rsidR="003E5FF4" w:rsidRPr="00986D4E" w:rsidRDefault="001D5E30" w:rsidP="00143D5A">
            <w:pPr>
              <w:rPr>
                <w:rFonts w:asciiTheme="minorBidi" w:eastAsia="Cambria" w:hAnsiTheme="minorBidi" w:cstheme="minorBidi"/>
                <w:bCs/>
                <w:color w:val="FF5D53"/>
                <w:sz w:val="28"/>
                <w:szCs w:val="28"/>
              </w:rPr>
            </w:pPr>
            <w:r w:rsidRPr="003E5FF4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163E1033" wp14:editId="0D0940A8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33655</wp:posOffset>
                      </wp:positionV>
                      <wp:extent cx="6781800" cy="3587750"/>
                      <wp:effectExtent l="0" t="0" r="0" b="0"/>
                      <wp:wrapNone/>
                      <wp:docPr id="453846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0" cy="3587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59716C" w14:textId="77777777" w:rsidR="003F29BA" w:rsidRPr="003F29BA" w:rsidRDefault="003F29BA" w:rsidP="003F29BA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proofErr w:type="gramStart"/>
                                  <w:r w:rsidRPr="003F29BA">
                                    <w:rPr>
                                      <w:color w:val="156082" w:themeColor="accent1"/>
                                    </w:rPr>
                                    <w:t xml:space="preserve">The </w:t>
                                  </w:r>
                                  <w:proofErr w:type="spellStart"/>
                                  <w:r w:rsidRPr="003F29BA">
                                    <w:rPr>
                                      <w:color w:val="156082" w:themeColor="accent1"/>
                                    </w:rPr>
                                    <w:t>ProPower</w:t>
                                  </w:r>
                                  <w:proofErr w:type="spellEnd"/>
                                  <w:proofErr w:type="gramEnd"/>
                                  <w:r w:rsidRPr="003F29BA">
                                    <w:rPr>
                                      <w:color w:val="156082" w:themeColor="accent1"/>
                                    </w:rPr>
                                    <w:t xml:space="preserve"> Engineering &amp; Contracting LLC is an engineering and contracting company specializing in electrical power transmission and distribution solutions for medium- and low-voltage networks. We provide end-to-end electrical solutions including electrical installation, power cabling, substations and transformers, protection and control, retrofit and system upgradation, testing and commissioning, and operation and maintenance.</w:t>
                                  </w:r>
                                </w:p>
                                <w:p w14:paraId="656122F6" w14:textId="77777777" w:rsidR="003F29BA" w:rsidRPr="003F29BA" w:rsidRDefault="003F29BA" w:rsidP="003F29BA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</w:p>
                                <w:p w14:paraId="5A871254" w14:textId="77777777" w:rsidR="003F29BA" w:rsidRPr="003F29BA" w:rsidRDefault="003F29BA" w:rsidP="003F29BA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 w:rsidRPr="003F29BA">
                                    <w:rPr>
                                      <w:color w:val="156082" w:themeColor="accent1"/>
                                    </w:rPr>
                                    <w:t>Our portfolio also covers data center critical power, industrial automation and instrumentation, ELV and communication systems, fire and life safety, residential and commercial electrical solutions, and infrastructure-related services.</w:t>
                                  </w:r>
                                </w:p>
                                <w:p w14:paraId="0AD70DFD" w14:textId="77777777" w:rsidR="003F29BA" w:rsidRPr="003F29BA" w:rsidRDefault="003F29BA" w:rsidP="003F29BA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</w:p>
                                <w:p w14:paraId="44056C7A" w14:textId="774064D8" w:rsidR="00156A4B" w:rsidRPr="00413653" w:rsidRDefault="003F29BA" w:rsidP="003F29BA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 w:rsidRPr="003F29BA">
                                    <w:rPr>
                                      <w:color w:val="156082" w:themeColor="accent1"/>
                                    </w:rPr>
                                    <w:t>Our business model is project-based and solution-oriented, serving utility, industrial, commercial, infrastructure and data center clients. We combine engineering, project execution, testing and commissioning, maintenance services and OEM-supported solutions to deliver reliable and cost-effective solutions tailored to individual project requirements.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E1033" id="_x0000_s1030" type="#_x0000_t202" style="position:absolute;margin-left:.1pt;margin-top:2.65pt;width:534pt;height:28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" fillcolor="#f9f9f9" stroked="f" strokeweight=".5pt">
                      <v:textbox>
                        <w:txbxContent>
                          <w:p w14:paraId="3F59716C" w14:textId="77777777" w:rsidR="003F29BA" w:rsidRPr="003F29BA" w:rsidRDefault="003F29BA" w:rsidP="003F29BA">
                            <w:pPr>
                              <w:rPr>
                                <w:color w:val="156082" w:themeColor="accent1"/>
                              </w:rPr>
                            </w:pPr>
                            <w:proofErr w:type="gramStart"/>
                            <w:r w:rsidRPr="003F29BA">
                              <w:rPr>
                                <w:color w:val="156082" w:themeColor="accent1"/>
                              </w:rPr>
                              <w:t xml:space="preserve">The </w:t>
                            </w:r>
                            <w:proofErr w:type="spellStart"/>
                            <w:r w:rsidRPr="003F29BA">
                              <w:rPr>
                                <w:color w:val="156082" w:themeColor="accent1"/>
                              </w:rPr>
                              <w:t>ProPower</w:t>
                            </w:r>
                            <w:proofErr w:type="spellEnd"/>
                            <w:proofErr w:type="gramEnd"/>
                            <w:r w:rsidRPr="003F29BA">
                              <w:rPr>
                                <w:color w:val="156082" w:themeColor="accent1"/>
                              </w:rPr>
                              <w:t xml:space="preserve"> Engineering &amp; Contracting LLC is an engineering and contracting company specializing in electrical power transmission and distribution solutions for medium- and low-voltage networks. We provide end-to-end electrical solutions including electrical installation, power cabling, substations and transformers, protection and control, retrofit and system upgradation, testing and commissioning, and operation and maintenance.</w:t>
                            </w:r>
                          </w:p>
                          <w:p w14:paraId="656122F6" w14:textId="77777777" w:rsidR="003F29BA" w:rsidRPr="003F29BA" w:rsidRDefault="003F29BA" w:rsidP="003F29BA">
                            <w:pPr>
                              <w:rPr>
                                <w:color w:val="156082" w:themeColor="accent1"/>
                              </w:rPr>
                            </w:pPr>
                          </w:p>
                          <w:p w14:paraId="5A871254" w14:textId="77777777" w:rsidR="003F29BA" w:rsidRPr="003F29BA" w:rsidRDefault="003F29BA" w:rsidP="003F29BA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3F29BA">
                              <w:rPr>
                                <w:color w:val="156082" w:themeColor="accent1"/>
                              </w:rPr>
                              <w:t>Our portfolio also covers data center critical power, industrial automation and instrumentation, ELV and communication systems, fire and life safety, residential and commercial electrical solutions, and infrastructure-related services.</w:t>
                            </w:r>
                          </w:p>
                          <w:p w14:paraId="0AD70DFD" w14:textId="77777777" w:rsidR="003F29BA" w:rsidRPr="003F29BA" w:rsidRDefault="003F29BA" w:rsidP="003F29BA">
                            <w:pPr>
                              <w:rPr>
                                <w:color w:val="156082" w:themeColor="accent1"/>
                              </w:rPr>
                            </w:pPr>
                          </w:p>
                          <w:p w14:paraId="44056C7A" w14:textId="774064D8" w:rsidR="00156A4B" w:rsidRPr="00413653" w:rsidRDefault="003F29BA" w:rsidP="003F29BA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3F29BA">
                              <w:rPr>
                                <w:color w:val="156082" w:themeColor="accent1"/>
                              </w:rPr>
                              <w:t>Our business model is project-based and solution-oriented, serving utility, industrial, commercial, infrastructure and data center clients. We combine engineering, project execution, testing and commissioning, maintenance services and OEM-supported solutions to deliver reliable and cost-effective solutions tailored to individual project requirements.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19DC5CA" w14:textId="032A3A9D" w:rsidR="003E5FF4" w:rsidRDefault="003E5FF4" w:rsidP="00143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412F1911" w14:textId="08008E80" w:rsidR="00143D5A" w:rsidRPr="00CA04D8" w:rsidRDefault="00143D5A" w:rsidP="00143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</w:tc>
      </w:tr>
      <w:tr w:rsidR="0080082F" w:rsidRPr="00CA04D8" w14:paraId="0E2C75E1" w14:textId="77777777" w:rsidTr="00D2508A">
        <w:tc>
          <w:tcPr>
            <w:tcW w:w="9360" w:type="dxa"/>
          </w:tcPr>
          <w:p w14:paraId="65D2B5EB" w14:textId="4915BDE9" w:rsidR="003E5FF4" w:rsidRDefault="003E5FF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0197D5DB" w14:textId="77777777" w:rsidR="00C44EC4" w:rsidRDefault="00C44EC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7CDB9AD3" w14:textId="77777777" w:rsidR="00C44EC4" w:rsidRDefault="00C44EC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25B078DE" w14:textId="77777777" w:rsidR="00C44EC4" w:rsidRDefault="00C44EC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3727FCE0" w14:textId="77777777" w:rsidR="00C44EC4" w:rsidRDefault="00C44EC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458F3208" w14:textId="77777777" w:rsidR="00C44EC4" w:rsidRDefault="00C44EC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2A89165C" w14:textId="77777777" w:rsidR="00C44EC4" w:rsidRDefault="00C44EC4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344278D4" w14:textId="77777777" w:rsidR="006D4A27" w:rsidRDefault="006D4A27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3DBEB44C" w14:textId="77777777" w:rsidR="006D4A27" w:rsidRDefault="006D4A27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395CFFBD" w14:textId="77777777" w:rsidR="00156A4B" w:rsidRPr="00156A4B" w:rsidRDefault="00156A4B" w:rsidP="00156A4B">
            <w:pPr>
              <w:spacing w:after="160"/>
              <w:rPr>
                <w:rFonts w:ascii="Helvetica" w:hAnsi="Helvetica"/>
                <w:bCs/>
              </w:rPr>
            </w:pPr>
          </w:p>
          <w:p w14:paraId="07A241A9" w14:textId="77777777" w:rsidR="00156A4B" w:rsidRDefault="00156A4B" w:rsidP="00156A4B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159242F3" w14:textId="77777777" w:rsidR="00156A4B" w:rsidRDefault="00156A4B" w:rsidP="00156A4B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08407011" w14:textId="77777777" w:rsidR="00156A4B" w:rsidRPr="001E7422" w:rsidRDefault="00156A4B" w:rsidP="001E7422">
            <w:pPr>
              <w:spacing w:after="160"/>
              <w:rPr>
                <w:rFonts w:ascii="Helvetica" w:hAnsi="Helvetica"/>
                <w:bCs/>
              </w:rPr>
            </w:pPr>
          </w:p>
          <w:p w14:paraId="5F99DDD3" w14:textId="1BDE9190" w:rsidR="003E5FF4" w:rsidRPr="003E5FF4" w:rsidRDefault="00156A4B">
            <w:pPr>
              <w:pStyle w:val="ListParagraph"/>
              <w:numPr>
                <w:ilvl w:val="0"/>
                <w:numId w:val="3"/>
              </w:numPr>
              <w:spacing w:after="160"/>
              <w:rPr>
                <w:rFonts w:ascii="Helvetica" w:hAnsi="Helvetica"/>
                <w:bCs/>
              </w:rPr>
            </w:pPr>
            <w:r>
              <w:rPr>
                <w:rFonts w:ascii="Helvetica" w:eastAsia="Cambria" w:hAnsi="Helvetica" w:cstheme="minorBidi"/>
                <w:color w:val="222222"/>
              </w:rPr>
              <w:t>W</w:t>
            </w:r>
            <w:r w:rsidR="003E5FF4" w:rsidRPr="003E5FF4">
              <w:rPr>
                <w:rFonts w:ascii="Helvetica" w:eastAsia="Cambria" w:hAnsi="Helvetica" w:cstheme="minorBidi"/>
                <w:color w:val="222222"/>
              </w:rPr>
              <w:t xml:space="preserve">hat are the offerings provided by your company? Please specify the products or services offered and any relevant categorization. </w:t>
            </w:r>
          </w:p>
          <w:p w14:paraId="2CDFBF3F" w14:textId="5CAA755E" w:rsidR="003E5FF4" w:rsidDel="003E6D08" w:rsidRDefault="003E6D08" w:rsidP="001D5E30">
            <w:pPr>
              <w:rPr>
                <w:del w:id="1" w:author="Mohammed Arshad .N.M" w:date="2026-05-01T16:11:00Z" w16du:dateUtc="2026-05-01T12:11:00Z"/>
                <w:rFonts w:asciiTheme="minorBidi" w:eastAsia="Cambria" w:hAnsiTheme="minorBidi" w:cstheme="minorBidi"/>
                <w:bCs/>
                <w:color w:val="FF5D53"/>
                <w:sz w:val="28"/>
                <w:szCs w:val="28"/>
              </w:rPr>
            </w:pPr>
            <w:r w:rsidRPr="003E5FF4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52800" behindDoc="1" locked="0" layoutInCell="1" allowOverlap="1" wp14:anchorId="097D7218" wp14:editId="00E4878D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0</wp:posOffset>
                      </wp:positionV>
                      <wp:extent cx="7257415" cy="9395460"/>
                      <wp:effectExtent l="0" t="0" r="635" b="0"/>
                      <wp:wrapThrough wrapText="bothSides">
                        <wp:wrapPolygon edited="0">
                          <wp:start x="0" y="0"/>
                          <wp:lineTo x="0" y="21547"/>
                          <wp:lineTo x="21545" y="21547"/>
                          <wp:lineTo x="21545" y="0"/>
                          <wp:lineTo x="0" y="0"/>
                        </wp:wrapPolygon>
                      </wp:wrapThrough>
                      <wp:docPr id="71183648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57415" cy="9395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8B6607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Our offerings are categorized into the following key solution areas:</w:t>
                                  </w:r>
                                </w:p>
                                <w:p w14:paraId="79D5ED43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1EFC119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1. Electrical Engineering &amp; Contracting</w:t>
                                  </w:r>
                                </w:p>
                                <w:p w14:paraId="473A7C4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29BEAE2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LV/MV electrical systems</w:t>
                                  </w:r>
                                </w:p>
                                <w:p w14:paraId="132ABE8B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Electrical installations</w:t>
                                  </w:r>
                                </w:p>
                                <w:p w14:paraId="69DCA7D2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Power cabling solutions</w:t>
                                  </w:r>
                                </w:p>
                                <w:p w14:paraId="511F0E83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Panels and electrical infrastructure</w:t>
                                  </w:r>
                                </w:p>
                                <w:p w14:paraId="2F7C8EA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58799F6B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2. Power, Utility &amp; Energy Solutions</w:t>
                                  </w:r>
                                </w:p>
                                <w:p w14:paraId="4CE5A449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20DC6B4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Power transmission &amp; distribution</w:t>
                                  </w:r>
                                </w:p>
                                <w:p w14:paraId="430B2ADA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Substations &amp; transformers</w:t>
                                  </w:r>
                                </w:p>
                                <w:p w14:paraId="1E77B44E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Protection &amp; control systems</w:t>
                                  </w:r>
                                </w:p>
                                <w:p w14:paraId="714CD645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Solar &amp; energy solutions</w:t>
                                  </w:r>
                                </w:p>
                                <w:p w14:paraId="2BC50F47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41E7D429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 xml:space="preserve">3. Data </w:t>
                                  </w:r>
                                  <w:proofErr w:type="spellStart"/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Center</w:t>
                                  </w:r>
                                  <w:proofErr w:type="spellEnd"/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 xml:space="preserve"> Solutions</w:t>
                                  </w:r>
                                </w:p>
                                <w:p w14:paraId="75C2F9AA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53F0E79E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Critical power systems</w:t>
                                  </w:r>
                                </w:p>
                                <w:p w14:paraId="5BF271C9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UPS &amp; battery systems</w:t>
                                  </w:r>
                                </w:p>
                                <w:p w14:paraId="7F04209B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Power distribution</w:t>
                                  </w:r>
                                </w:p>
                                <w:p w14:paraId="5C63CC6C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Monitoring, testing &amp; commissioning</w:t>
                                  </w:r>
                                </w:p>
                                <w:p w14:paraId="7BA63DA6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3397F12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4. Industrial Automation &amp; Instrumentation</w:t>
                                  </w:r>
                                </w:p>
                                <w:p w14:paraId="670B5C14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39D84F3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Industrial instrumentation</w:t>
                                  </w:r>
                                </w:p>
                                <w:p w14:paraId="3A63FD06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Automation &amp; control systems</w:t>
                                  </w:r>
                                </w:p>
                                <w:p w14:paraId="28EE955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PLC, SCADA &amp; HMI</w:t>
                                  </w:r>
                                </w:p>
                                <w:p w14:paraId="63E2F88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Monitoring &amp; measurement</w:t>
                                  </w:r>
                                </w:p>
                                <w:p w14:paraId="1564298F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3E9B0B5F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5. ELV &amp; Communication Systems</w:t>
                                  </w:r>
                                </w:p>
                                <w:p w14:paraId="5D100CBC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4BC55E3D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Structured cabling</w:t>
                                  </w:r>
                                </w:p>
                                <w:p w14:paraId="6DBD311C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Communication networks</w:t>
                                  </w:r>
                                </w:p>
                                <w:p w14:paraId="0E11EF0B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CCTV systems</w:t>
                                  </w:r>
                                </w:p>
                                <w:p w14:paraId="610C33D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Access control &amp; ELV solutions</w:t>
                                  </w:r>
                                </w:p>
                                <w:p w14:paraId="2C2CA2F5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4774562A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6. Fire &amp; Life Safety Systems</w:t>
                                  </w:r>
                                </w:p>
                                <w:p w14:paraId="551A55D5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6E5BBEA4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Fire alarm systems</w:t>
                                  </w:r>
                                </w:p>
                                <w:p w14:paraId="50AD99DB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Emergency lighting</w:t>
                                  </w:r>
                                </w:p>
                                <w:p w14:paraId="2EF43F33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Fire detection systems</w:t>
                                  </w:r>
                                </w:p>
                                <w:p w14:paraId="6B295CCB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Life safety solutions</w:t>
                                  </w:r>
                                </w:p>
                                <w:p w14:paraId="2CD9CCB6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3A8F2A6C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7. Residential &amp; Commercial Solutions</w:t>
                                  </w:r>
                                </w:p>
                                <w:p w14:paraId="215B55F1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47FCB6D2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Electrical systems</w:t>
                                  </w:r>
                                </w:p>
                                <w:p w14:paraId="44FE7FF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Lighting solutions</w:t>
                                  </w:r>
                                </w:p>
                                <w:p w14:paraId="727EF85F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Power distribution</w:t>
                                  </w:r>
                                </w:p>
                                <w:p w14:paraId="0C0B3AB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ELV &amp; building solutions</w:t>
                                  </w:r>
                                </w:p>
                                <w:p w14:paraId="25D84F0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765CA37F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8. Retrofit, Testing &amp; Maintenance</w:t>
                                  </w:r>
                                </w:p>
                                <w:p w14:paraId="5AF924D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23062C23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System upgradation</w:t>
                                  </w:r>
                                </w:p>
                                <w:p w14:paraId="3ED7F5C2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Modification &amp; retrofit</w:t>
                                  </w:r>
                                </w:p>
                                <w:p w14:paraId="7DFBF268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Testing &amp; commissioning</w:t>
                                  </w:r>
                                </w:p>
                                <w:p w14:paraId="458F854E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Preventive &amp; corrective maintenance</w:t>
                                  </w:r>
                                </w:p>
                                <w:p w14:paraId="2DF9CF30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638E33B6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9. Infrastructure &amp; Specialized Solutions</w:t>
                                  </w:r>
                                </w:p>
                                <w:p w14:paraId="6162ADB3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</w:p>
                                <w:p w14:paraId="21AE8B0A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Infrastructure projects</w:t>
                                  </w:r>
                                </w:p>
                                <w:p w14:paraId="4018BE66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Electrical infrastructure</w:t>
                                  </w:r>
                                </w:p>
                                <w:p w14:paraId="104D18A3" w14:textId="77777777" w:rsidR="00830D66" w:rsidRPr="00830D66" w:rsidRDefault="00830D66" w:rsidP="00830D66">
                                  <w:pPr>
                                    <w:ind w:left="720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Project support &amp; execution</w:t>
                                  </w:r>
                                </w:p>
                                <w:p w14:paraId="622A1A1A" w14:textId="78B6E6EC" w:rsidR="001E7422" w:rsidRPr="00830D66" w:rsidRDefault="00830D66" w:rsidP="00830D66">
                                  <w:pPr>
                                    <w:ind w:left="720"/>
                                    <w:rPr>
                                      <w:sz w:val="18"/>
                                      <w:szCs w:val="18"/>
                                      <w:lang w:val="en-AE"/>
                                    </w:rPr>
                                  </w:pPr>
                                  <w:r w:rsidRPr="00830D66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  <w:lang w:val="en-AE"/>
                                    </w:rPr>
                                    <w:t>Specialized engineering solutions</w:t>
                                  </w:r>
                                </w:p>
                                <w:p w14:paraId="0438448B" w14:textId="77777777" w:rsidR="001E7422" w:rsidRPr="002F1DC9" w:rsidRDefault="001E7422" w:rsidP="001E7422">
                                  <w:pPr>
                                    <w:ind w:left="720"/>
                                    <w:rPr>
                                      <w:i/>
                                      <w:iCs/>
                                      <w:lang w:val="en-A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D7218" id="_x0000_s1031" type="#_x0000_t202" style="position:absolute;margin-left:-5.4pt;margin-top:0;width:571.45pt;height:739.8pt;z-index:-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" fillcolor="#f9f9f9" stroked="f" strokeweight=".5pt">
                      <v:textbox>
                        <w:txbxContent>
                          <w:p w14:paraId="378B6607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Our offerings are categorized into the following key solution areas:</w:t>
                            </w:r>
                          </w:p>
                          <w:p w14:paraId="79D5ED43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1EFC119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1. Electrical Engineering &amp; Contracting</w:t>
                            </w:r>
                          </w:p>
                          <w:p w14:paraId="473A7C4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29BEAE2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LV/MV electrical systems</w:t>
                            </w:r>
                          </w:p>
                          <w:p w14:paraId="132ABE8B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Electrical installations</w:t>
                            </w:r>
                          </w:p>
                          <w:p w14:paraId="69DCA7D2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Power cabling solutions</w:t>
                            </w:r>
                          </w:p>
                          <w:p w14:paraId="511F0E83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Panels and electrical infrastructure</w:t>
                            </w:r>
                          </w:p>
                          <w:p w14:paraId="2F7C8EA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58799F6B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2. Power, Utility &amp; Energy Solutions</w:t>
                            </w:r>
                          </w:p>
                          <w:p w14:paraId="4CE5A449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20DC6B4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Power transmission &amp; distribution</w:t>
                            </w:r>
                          </w:p>
                          <w:p w14:paraId="430B2ADA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Substations &amp; transformers</w:t>
                            </w:r>
                          </w:p>
                          <w:p w14:paraId="1E77B44E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Protection &amp; control systems</w:t>
                            </w:r>
                          </w:p>
                          <w:p w14:paraId="714CD645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Solar &amp; energy solutions</w:t>
                            </w:r>
                          </w:p>
                          <w:p w14:paraId="2BC50F47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41E7D429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 xml:space="preserve">3. Data </w:t>
                            </w:r>
                            <w:proofErr w:type="spellStart"/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Center</w:t>
                            </w:r>
                            <w:proofErr w:type="spellEnd"/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 xml:space="preserve"> Solutions</w:t>
                            </w:r>
                          </w:p>
                          <w:p w14:paraId="75C2F9AA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53F0E79E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Critical power systems</w:t>
                            </w:r>
                          </w:p>
                          <w:p w14:paraId="5BF271C9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UPS &amp; battery systems</w:t>
                            </w:r>
                          </w:p>
                          <w:p w14:paraId="7F04209B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Power distribution</w:t>
                            </w:r>
                          </w:p>
                          <w:p w14:paraId="5C63CC6C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Monitoring, testing &amp; commissioning</w:t>
                            </w:r>
                          </w:p>
                          <w:p w14:paraId="7BA63DA6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3397F12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4. Industrial Automation &amp; Instrumentation</w:t>
                            </w:r>
                          </w:p>
                          <w:p w14:paraId="670B5C14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39D84F3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Industrial instrumentation</w:t>
                            </w:r>
                          </w:p>
                          <w:p w14:paraId="3A63FD06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Automation &amp; control systems</w:t>
                            </w:r>
                          </w:p>
                          <w:p w14:paraId="28EE955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PLC, SCADA &amp; HMI</w:t>
                            </w:r>
                          </w:p>
                          <w:p w14:paraId="63E2F88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Monitoring &amp; measurement</w:t>
                            </w:r>
                          </w:p>
                          <w:p w14:paraId="1564298F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3E9B0B5F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5. ELV &amp; Communication Systems</w:t>
                            </w:r>
                          </w:p>
                          <w:p w14:paraId="5D100CBC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4BC55E3D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Structured cabling</w:t>
                            </w:r>
                          </w:p>
                          <w:p w14:paraId="6DBD311C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Communication networks</w:t>
                            </w:r>
                          </w:p>
                          <w:p w14:paraId="0E11EF0B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CCTV systems</w:t>
                            </w:r>
                          </w:p>
                          <w:p w14:paraId="610C33D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Access control &amp; ELV solutions</w:t>
                            </w:r>
                          </w:p>
                          <w:p w14:paraId="2C2CA2F5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4774562A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6. Fire &amp; Life Safety Systems</w:t>
                            </w:r>
                          </w:p>
                          <w:p w14:paraId="551A55D5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6E5BBEA4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Fire alarm systems</w:t>
                            </w:r>
                          </w:p>
                          <w:p w14:paraId="50AD99DB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Emergency lighting</w:t>
                            </w:r>
                          </w:p>
                          <w:p w14:paraId="2EF43F33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Fire detection systems</w:t>
                            </w:r>
                          </w:p>
                          <w:p w14:paraId="6B295CCB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Life safety solutions</w:t>
                            </w:r>
                          </w:p>
                          <w:p w14:paraId="2CD9CCB6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3A8F2A6C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7. Residential &amp; Commercial Solutions</w:t>
                            </w:r>
                          </w:p>
                          <w:p w14:paraId="215B55F1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47FCB6D2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Electrical systems</w:t>
                            </w:r>
                          </w:p>
                          <w:p w14:paraId="44FE7FF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Lighting solutions</w:t>
                            </w:r>
                          </w:p>
                          <w:p w14:paraId="727EF85F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Power distribution</w:t>
                            </w:r>
                          </w:p>
                          <w:p w14:paraId="0C0B3AB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ELV &amp; building solutions</w:t>
                            </w:r>
                          </w:p>
                          <w:p w14:paraId="25D84F0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765CA37F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8. Retrofit, Testing &amp; Maintenance</w:t>
                            </w:r>
                          </w:p>
                          <w:p w14:paraId="5AF924D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23062C23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System upgradation</w:t>
                            </w:r>
                          </w:p>
                          <w:p w14:paraId="3ED7F5C2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Modification &amp; retrofit</w:t>
                            </w:r>
                          </w:p>
                          <w:p w14:paraId="7DFBF268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Testing &amp; commissioning</w:t>
                            </w:r>
                          </w:p>
                          <w:p w14:paraId="458F854E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Preventive &amp; corrective maintenance</w:t>
                            </w:r>
                          </w:p>
                          <w:p w14:paraId="2DF9CF30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638E33B6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9. Infrastructure &amp; Specialized Solutions</w:t>
                            </w:r>
                          </w:p>
                          <w:p w14:paraId="6162ADB3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</w:p>
                          <w:p w14:paraId="21AE8B0A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Infrastructure projects</w:t>
                            </w:r>
                          </w:p>
                          <w:p w14:paraId="4018BE66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Electrical infrastructure</w:t>
                            </w:r>
                          </w:p>
                          <w:p w14:paraId="104D18A3" w14:textId="77777777" w:rsidR="00830D66" w:rsidRPr="00830D66" w:rsidRDefault="00830D66" w:rsidP="00830D66">
                            <w:pPr>
                              <w:ind w:left="720"/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Project support &amp; execution</w:t>
                            </w:r>
                          </w:p>
                          <w:p w14:paraId="622A1A1A" w14:textId="78B6E6EC" w:rsidR="001E7422" w:rsidRPr="00830D66" w:rsidRDefault="00830D66" w:rsidP="00830D66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en-AE"/>
                              </w:rPr>
                            </w:pPr>
                            <w:r w:rsidRPr="00830D66">
                              <w:rPr>
                                <w:color w:val="156082" w:themeColor="accent1"/>
                                <w:sz w:val="16"/>
                                <w:szCs w:val="16"/>
                                <w:lang w:val="en-AE"/>
                              </w:rPr>
                              <w:t>Specialized engineering solutions</w:t>
                            </w:r>
                          </w:p>
                          <w:p w14:paraId="0438448B" w14:textId="77777777" w:rsidR="001E7422" w:rsidRPr="002F1DC9" w:rsidRDefault="001E7422" w:rsidP="001E7422">
                            <w:pPr>
                              <w:ind w:left="720"/>
                              <w:rPr>
                                <w:i/>
                                <w:iCs/>
                                <w:lang w:val="en-AE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19C798B9" w14:textId="665B6E7C" w:rsidR="001E7422" w:rsidRPr="00986D4E" w:rsidDel="003E6D08" w:rsidRDefault="001E7422" w:rsidP="001D5E30">
            <w:pPr>
              <w:rPr>
                <w:del w:id="2" w:author="Mohammed Arshad .N.M" w:date="2026-05-01T16:11:00Z" w16du:dateUtc="2026-05-01T12:11:00Z"/>
                <w:rFonts w:asciiTheme="minorBidi" w:eastAsia="Cambria" w:hAnsiTheme="minorBidi" w:cstheme="minorBidi"/>
                <w:bCs/>
                <w:color w:val="FF5D53"/>
                <w:sz w:val="28"/>
                <w:szCs w:val="28"/>
              </w:rPr>
            </w:pPr>
          </w:p>
          <w:p w14:paraId="15D73BEE" w14:textId="69A380F9" w:rsidR="00966CC4" w:rsidRPr="00966CC4" w:rsidDel="003E6D08" w:rsidRDefault="00966CC4" w:rsidP="002F1DC9">
            <w:pPr>
              <w:rPr>
                <w:del w:id="3" w:author="Mohammed Arshad .N.M" w:date="2026-05-01T16:11:00Z" w16du:dateUtc="2026-05-01T12:11:00Z"/>
                <w:lang w:val="en-AE"/>
              </w:rPr>
            </w:pPr>
          </w:p>
          <w:p w14:paraId="3D552B1F" w14:textId="477A9032" w:rsidR="00F04E18" w:rsidDel="003E6D0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4" w:author="Mohammed Arshad .N.M" w:date="2026-05-01T16:11:00Z" w16du:dateUtc="2026-05-01T12:11:00Z"/>
                <w:rFonts w:asciiTheme="minorBidi" w:eastAsia="Cambria" w:hAnsiTheme="minorBidi" w:cstheme="minorBidi"/>
                <w:bCs/>
                <w:color w:val="FF5D53"/>
              </w:rPr>
            </w:pPr>
          </w:p>
          <w:p w14:paraId="23996303" w14:textId="7FEF334F" w:rsidR="00F04E18" w:rsidDel="003E6D0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" w:author="Mohammed Arshad .N.M" w:date="2026-05-01T16:11:00Z" w16du:dateUtc="2026-05-01T12:11:00Z"/>
                <w:rFonts w:asciiTheme="minorBidi" w:eastAsia="Cambria" w:hAnsiTheme="minorBidi" w:cstheme="minorBidi"/>
                <w:bCs/>
                <w:color w:val="FF5D53"/>
              </w:rPr>
            </w:pPr>
          </w:p>
          <w:p w14:paraId="73BC56B2" w14:textId="2744BAE7" w:rsidR="00F04E18" w:rsidDel="003E6D0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" w:author="Mohammed Arshad .N.M" w:date="2026-05-01T16:11:00Z" w16du:dateUtc="2026-05-01T12:11:00Z"/>
                <w:rFonts w:asciiTheme="minorBidi" w:eastAsia="Cambria" w:hAnsiTheme="minorBidi" w:cstheme="minorBidi"/>
                <w:bCs/>
                <w:color w:val="FF5D53"/>
              </w:rPr>
            </w:pPr>
          </w:p>
          <w:p w14:paraId="4CB4CCA0" w14:textId="77777777" w:rsidR="00966CC4" w:rsidRDefault="00966CC4">
            <w:pPr>
              <w:rPr>
                <w:rFonts w:asciiTheme="minorBidi" w:eastAsia="Cambria" w:hAnsiTheme="minorBidi" w:cstheme="minorBidi"/>
                <w:bCs/>
                <w:color w:val="FF5D53"/>
              </w:rPr>
              <w:pPrChange w:id="7" w:author="Mohammed Arshad .N.M" w:date="2026-05-01T16:11:00Z" w16du:dateUtc="2026-05-01T12:11:00Z">
                <w:pPr>
                  <w:framePr w:hSpace="180" w:wrap="around" w:vAnchor="text" w:hAnchor="text" w:y="1"/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uppressOverlap/>
                </w:pPr>
              </w:pPrChange>
            </w:pPr>
          </w:p>
          <w:p w14:paraId="1EEC80A2" w14:textId="77777777" w:rsidR="00F04E18" w:rsidRPr="001D5E30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Bidi" w:eastAsia="Cambria" w:hAnsiTheme="minorBidi" w:cstheme="minorBidi"/>
                <w:bCs/>
                <w:color w:val="FF5D53"/>
              </w:rPr>
            </w:pPr>
          </w:p>
          <w:p w14:paraId="7D1931A6" w14:textId="5DE74CDB" w:rsidR="00143D5A" w:rsidRPr="00143D5A" w:rsidRDefault="00143D5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 w:cstheme="minorBidi"/>
                <w:color w:val="222222"/>
              </w:rPr>
            </w:pPr>
            <w:r w:rsidRPr="00143D5A">
              <w:rPr>
                <w:rFonts w:ascii="Helvetica" w:eastAsia="Cambria" w:hAnsi="Helvetica" w:cstheme="minorBidi"/>
                <w:color w:val="222222"/>
              </w:rPr>
              <w:t xml:space="preserve">Who </w:t>
            </w:r>
            <w:proofErr w:type="gramStart"/>
            <w:r w:rsidRPr="00143D5A">
              <w:rPr>
                <w:rFonts w:ascii="Helvetica" w:eastAsia="Cambria" w:hAnsi="Helvetica" w:cstheme="minorBidi"/>
                <w:color w:val="222222"/>
              </w:rPr>
              <w:t>are</w:t>
            </w:r>
            <w:proofErr w:type="gramEnd"/>
            <w:r w:rsidRPr="00143D5A">
              <w:rPr>
                <w:rFonts w:ascii="Helvetica" w:eastAsia="Cambria" w:hAnsi="Helvetica" w:cstheme="minorBidi"/>
                <w:color w:val="222222"/>
              </w:rPr>
              <w:t xml:space="preserve"> your target audience (please share at least 3 segments).</w:t>
            </w:r>
          </w:p>
          <w:p w14:paraId="1A1616C5" w14:textId="47783072" w:rsidR="00143D5A" w:rsidRPr="00143D5A" w:rsidRDefault="00E512F1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388361D6" wp14:editId="787C056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34290</wp:posOffset>
                      </wp:positionV>
                      <wp:extent cx="6830695" cy="2819400"/>
                      <wp:effectExtent l="0" t="0" r="8255" b="0"/>
                      <wp:wrapNone/>
                      <wp:docPr id="70310630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2819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5C1D23" w14:textId="77777777" w:rsidR="006D524B" w:rsidRPr="006D524B" w:rsidRDefault="006D524B" w:rsidP="006D524B">
                                  <w:p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Our primary target audience includes:</w:t>
                                  </w:r>
                                </w:p>
                                <w:p w14:paraId="23D6B6B0" w14:textId="77777777" w:rsidR="006D524B" w:rsidRPr="006D524B" w:rsidRDefault="006D524B" w:rsidP="006D524B">
                                  <w:pPr>
                                    <w:spacing w:line="240" w:lineRule="auto"/>
                                    <w:ind w:left="360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1. Utilities &amp; Government Organizations</w:t>
                                  </w:r>
                                  <w:r w:rsidRPr="006D524B">
                                    <w:rPr>
                                      <w:color w:val="156082" w:themeColor="accent1"/>
                                    </w:rPr>
                                    <w:br/>
                                    <w:t>Electricity and utility authorities requiring power transmission and distribution, substations, electrical infrastructure, testing, commissioning, retrofit and maintenance services.</w:t>
                                  </w:r>
                                </w:p>
                                <w:p w14:paraId="7F2B31DC" w14:textId="77777777" w:rsidR="006D524B" w:rsidRPr="006D524B" w:rsidRDefault="006D524B" w:rsidP="006D524B">
                                  <w:pPr>
                                    <w:spacing w:line="240" w:lineRule="auto"/>
                                    <w:ind w:left="360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2. EPC Contractors &amp; Infrastructure Companies</w:t>
                                  </w:r>
                                  <w:r w:rsidRPr="006D524B">
                                    <w:rPr>
                                      <w:color w:val="156082" w:themeColor="accent1"/>
                                    </w:rPr>
                                    <w:br/>
                                    <w:t>Engineering, procurement and construction companies requiring electrical contracting, power cabling, installation, testing &amp; commissioning, protection and control, and project execution support.</w:t>
                                  </w:r>
                                </w:p>
                                <w:p w14:paraId="3724C068" w14:textId="77777777" w:rsidR="006D524B" w:rsidRPr="006D524B" w:rsidRDefault="006D524B" w:rsidP="006D524B">
                                  <w:pPr>
                                    <w:spacing w:line="240" w:lineRule="auto"/>
                                    <w:ind w:left="360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3. Industrial, Commercial &amp; Critical Infrastructure Clients</w:t>
                                  </w:r>
                                  <w:r w:rsidRPr="006D524B">
                                    <w:rPr>
                                      <w:color w:val="156082" w:themeColor="accent1"/>
                                    </w:rPr>
                                    <w:br/>
                                    <w:t>Industrial facilities, commercial developments, data centers, airports, district cooling, and other critical facilities requiring reliable electrical systems, power distribution, automation, ELV, retrofit and maintenance solutions.</w:t>
                                  </w:r>
                                </w:p>
                                <w:p w14:paraId="6203008D" w14:textId="77777777" w:rsidR="00413653" w:rsidRPr="006D524B" w:rsidRDefault="00413653" w:rsidP="00413653">
                                  <w:p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 xml:space="preserve">Messaging directed towards: </w:t>
                                  </w:r>
                                </w:p>
                                <w:p w14:paraId="31346DDB" w14:textId="6DE0BEC2" w:rsidR="00413653" w:rsidRPr="006D524B" w:rsidRDefault="00413653" w:rsidP="0041365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Engineering managers</w:t>
                                  </w:r>
                                </w:p>
                                <w:p w14:paraId="43672CA5" w14:textId="77777777" w:rsidR="00413653" w:rsidRPr="006D524B" w:rsidRDefault="00413653" w:rsidP="0041365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Facility managers</w:t>
                                  </w:r>
                                </w:p>
                                <w:p w14:paraId="7E954C8D" w14:textId="20CD6857" w:rsidR="008159D6" w:rsidRPr="006D524B" w:rsidRDefault="00413653" w:rsidP="008159D6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40" w:lineRule="auto"/>
                                    <w:rPr>
                                      <w:color w:val="156082" w:themeColor="accent1"/>
                                      <w:rPrChange w:id="8" w:author="Mohammed Arshad .N.M" w:date="2026-05-01T16:21:00Z" w16du:dateUtc="2026-05-01T12:21:00Z">
                                        <w:rPr/>
                                      </w:rPrChange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Consultants and project owners</w:t>
                                  </w:r>
                                </w:p>
                                <w:p w14:paraId="78516F9E" w14:textId="1C56D2DB" w:rsidR="00413653" w:rsidRPr="006D524B" w:rsidRDefault="00413653" w:rsidP="0041365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Procurement heads</w:t>
                                  </w:r>
                                </w:p>
                                <w:p w14:paraId="2A7E3475" w14:textId="6733F150" w:rsidR="00413653" w:rsidRPr="006D524B" w:rsidRDefault="00413653" w:rsidP="0041365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40" w:lineRule="auto"/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>Infrastructure developers</w:t>
                                  </w:r>
                                </w:p>
                                <w:p w14:paraId="78716EF4" w14:textId="2054BBFB" w:rsidR="00427458" w:rsidRPr="00713010" w:rsidRDefault="00427458" w:rsidP="00413653">
                                  <w:pPr>
                                    <w:spacing w:line="240" w:lineRule="auto"/>
                                    <w:rPr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9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361D6" id="_x0000_s1032" type="#_x0000_t202" style="position:absolute;left:0;text-align:left;margin-left:10.2pt;margin-top:2.7pt;width:537.85pt;height:22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" fillcolor="#f9f9f9" stroked="f" strokeweight=".5pt">
                      <v:textbox>
                        <w:txbxContent>
                          <w:p w14:paraId="775C1D23" w14:textId="77777777" w:rsidR="006D524B" w:rsidRPr="006D524B" w:rsidRDefault="006D524B" w:rsidP="006D524B">
                            <w:p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Our primary target audience includes:</w:t>
                            </w:r>
                          </w:p>
                          <w:p w14:paraId="23D6B6B0" w14:textId="77777777" w:rsidR="006D524B" w:rsidRPr="006D524B" w:rsidRDefault="006D524B" w:rsidP="006D524B">
                            <w:pPr>
                              <w:spacing w:line="240" w:lineRule="auto"/>
                              <w:ind w:left="360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1. Utilities &amp; Government Organizations</w:t>
                            </w:r>
                            <w:r w:rsidRPr="006D524B">
                              <w:rPr>
                                <w:color w:val="156082" w:themeColor="accent1"/>
                              </w:rPr>
                              <w:br/>
                              <w:t>Electricity and utility authorities requiring power transmission and distribution, substations, electrical infrastructure, testing, commissioning, retrofit and maintenance services.</w:t>
                            </w:r>
                          </w:p>
                          <w:p w14:paraId="7F2B31DC" w14:textId="77777777" w:rsidR="006D524B" w:rsidRPr="006D524B" w:rsidRDefault="006D524B" w:rsidP="006D524B">
                            <w:pPr>
                              <w:spacing w:line="240" w:lineRule="auto"/>
                              <w:ind w:left="360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2. EPC Contractors &amp; Infrastructure Companies</w:t>
                            </w:r>
                            <w:r w:rsidRPr="006D524B">
                              <w:rPr>
                                <w:color w:val="156082" w:themeColor="accent1"/>
                              </w:rPr>
                              <w:br/>
                              <w:t>Engineering, procurement and construction companies requiring electrical contracting, power cabling, installation, testing &amp; commissioning, protection and control, and project execution support.</w:t>
                            </w:r>
                          </w:p>
                          <w:p w14:paraId="3724C068" w14:textId="77777777" w:rsidR="006D524B" w:rsidRPr="006D524B" w:rsidRDefault="006D524B" w:rsidP="006D524B">
                            <w:pPr>
                              <w:spacing w:line="240" w:lineRule="auto"/>
                              <w:ind w:left="360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3. Industrial, Commercial &amp; Critical Infrastructure Clients</w:t>
                            </w:r>
                            <w:r w:rsidRPr="006D524B">
                              <w:rPr>
                                <w:color w:val="156082" w:themeColor="accent1"/>
                              </w:rPr>
                              <w:br/>
                              <w:t>Industrial facilities, commercial developments, data centers, airports, district cooling, and other critical facilities requiring reliable electrical systems, power distribution, automation, ELV, retrofit and maintenance solutions.</w:t>
                            </w:r>
                          </w:p>
                          <w:p w14:paraId="6203008D" w14:textId="77777777" w:rsidR="00413653" w:rsidRPr="006D524B" w:rsidRDefault="00413653" w:rsidP="00413653">
                            <w:p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 xml:space="preserve">Messaging directed towards: </w:t>
                            </w:r>
                          </w:p>
                          <w:p w14:paraId="31346DDB" w14:textId="6DE0BEC2" w:rsidR="00413653" w:rsidRPr="006D524B" w:rsidRDefault="00413653" w:rsidP="004136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Engineering managers</w:t>
                            </w:r>
                          </w:p>
                          <w:p w14:paraId="43672CA5" w14:textId="77777777" w:rsidR="00413653" w:rsidRPr="006D524B" w:rsidRDefault="00413653" w:rsidP="004136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Facility managers</w:t>
                            </w:r>
                          </w:p>
                          <w:p w14:paraId="7E954C8D" w14:textId="20CD6857" w:rsidR="008159D6" w:rsidRPr="006D524B" w:rsidRDefault="00413653" w:rsidP="008159D6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color w:val="156082" w:themeColor="accent1"/>
                                <w:rPrChange w:id="9" w:author="Mohammed Arshad .N.M" w:date="2026-05-01T16:21:00Z" w16du:dateUtc="2026-05-01T12:21:00Z">
                                  <w:rPr/>
                                </w:rPrChange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Consultants and project owners</w:t>
                            </w:r>
                          </w:p>
                          <w:p w14:paraId="78516F9E" w14:textId="1C56D2DB" w:rsidR="00413653" w:rsidRPr="006D524B" w:rsidRDefault="00413653" w:rsidP="004136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Procurement heads</w:t>
                            </w:r>
                          </w:p>
                          <w:p w14:paraId="2A7E3475" w14:textId="6733F150" w:rsidR="00413653" w:rsidRPr="006D524B" w:rsidRDefault="00413653" w:rsidP="0041365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240" w:lineRule="auto"/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>Infrastructure developers</w:t>
                            </w:r>
                          </w:p>
                          <w:p w14:paraId="78716EF4" w14:textId="2054BBFB" w:rsidR="00427458" w:rsidRPr="00713010" w:rsidRDefault="00427458" w:rsidP="00413653">
                            <w:pPr>
                              <w:spacing w:line="240" w:lineRule="auto"/>
                              <w:rPr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9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F855B3" w14:textId="73B8C39F" w:rsidR="001D5E30" w:rsidRPr="001D5E30" w:rsidRDefault="001D5E30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</w:rPr>
            </w:pPr>
          </w:p>
          <w:p w14:paraId="32195BE8" w14:textId="5B820FB3" w:rsidR="001D5E30" w:rsidRDefault="001D5E30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656EAE97" w14:textId="308C66DB" w:rsidR="001D5E30" w:rsidRDefault="001D5E30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41F7BA2B" w14:textId="7078EE9D" w:rsidR="00F04E1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41D9C346" w14:textId="3CB6AF84" w:rsidR="00F04E1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6186668D" w14:textId="77777777" w:rsidR="00F04E1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6CAAA0DD" w14:textId="77777777" w:rsidR="00F04E1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7A5E3655" w14:textId="089F4DEA" w:rsidR="00F04E18" w:rsidRDefault="00F04E18" w:rsidP="001D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66C7D104" w14:textId="4DCB0C08" w:rsidR="00D96E5C" w:rsidRPr="00D96E5C" w:rsidRDefault="00D96E5C">
            <w:pPr>
              <w:pStyle w:val="ListParagraph"/>
              <w:numPr>
                <w:ilvl w:val="0"/>
                <w:numId w:val="3"/>
              </w:numPr>
              <w:rPr>
                <w:rFonts w:ascii="Helvetica" w:eastAsia="Cambria" w:hAnsi="Helvetica" w:cstheme="minorBidi"/>
                <w:color w:val="222222"/>
              </w:rPr>
            </w:pPr>
            <w:r w:rsidRPr="00D96E5C">
              <w:rPr>
                <w:rFonts w:ascii="Helvetica" w:eastAsia="Cambria" w:hAnsi="Helvetica" w:cstheme="minorBidi"/>
                <w:color w:val="222222"/>
              </w:rPr>
              <w:t>What distinguishes your company from your competitors? Please provide a detailed</w:t>
            </w:r>
            <w:r>
              <w:rPr>
                <w:rFonts w:ascii="Helvetica" w:eastAsia="Cambria" w:hAnsi="Helvetica" w:cstheme="minorBidi"/>
                <w:color w:val="222222"/>
              </w:rPr>
              <w:t xml:space="preserve"> </w:t>
            </w:r>
            <w:r w:rsidRPr="00D96E5C">
              <w:rPr>
                <w:rFonts w:ascii="Helvetica" w:eastAsia="Cambria" w:hAnsi="Helvetica" w:cstheme="minorBidi"/>
                <w:color w:val="222222"/>
              </w:rPr>
              <w:t>explanation.</w:t>
            </w:r>
          </w:p>
          <w:p w14:paraId="752B8A6B" w14:textId="57EF5D48" w:rsidR="008E00B3" w:rsidRDefault="00E512F1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C74DA84" wp14:editId="6ED7AAAE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33655</wp:posOffset>
                      </wp:positionV>
                      <wp:extent cx="6762750" cy="2674620"/>
                      <wp:effectExtent l="0" t="0" r="0" b="0"/>
                      <wp:wrapNone/>
                      <wp:docPr id="141119809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0" cy="267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DCBC3E" w14:textId="67B31DF8" w:rsidR="006D524B" w:rsidRPr="007A6574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Pro</w:t>
                                  </w: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 </w:t>
                                  </w: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Power differentiates itself through its combination of technical expertise, integrated electrical engineering capabilities and project execution experience across utility, industrial, commercial and infrastructure sectors.</w:t>
                                  </w:r>
                                </w:p>
                                <w:p w14:paraId="45535828" w14:textId="77777777" w:rsidR="006D524B" w:rsidRPr="007A6574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</w:p>
                                <w:p w14:paraId="3A2E4D4C" w14:textId="77777777" w:rsidR="006D524B" w:rsidRPr="007A6574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Key differentiators include:</w:t>
                                  </w:r>
                                </w:p>
                                <w:p w14:paraId="71615CAB" w14:textId="77777777" w:rsidR="007A6574" w:rsidRDefault="007A6574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</w:p>
                                <w:p w14:paraId="1D582DFC" w14:textId="60A9E920" w:rsidR="006D524B" w:rsidRPr="007A6574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1. Integrated Electrical &amp; Power Capabilities</w:t>
                                  </w: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>We provide a broad range of solutions covering LV/MV electrical systems, power transmission and distribution, substations and transformers, protection and control, power cabling, electrical installations and related infrastructure.</w:t>
                                  </w:r>
                                </w:p>
                                <w:p w14:paraId="5AE8DA10" w14:textId="77777777" w:rsidR="006D524B" w:rsidRPr="007A6574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2. End-to-End Project Support</w:t>
                                  </w: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>Our capabilities extend beyond installation to include system upgradation, modification, retrofit, testing and commissioning, operation and maintenance, allowing us to support clients throughout the project lifecycle.</w:t>
                                  </w:r>
                                </w:p>
                                <w:p w14:paraId="32027686" w14:textId="77777777" w:rsidR="006D524B" w:rsidRPr="007A6574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3. Utility &amp; Critical Infrastructure Experience</w:t>
                                  </w: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 xml:space="preserve">Our project references include work associated with SEWA, DEWA and </w:t>
                                  </w:r>
                                  <w:proofErr w:type="spellStart"/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EtihadWE</w:t>
                                  </w:r>
                                  <w:proofErr w:type="spellEnd"/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, as well as critical facilities such as airports, district cooling, data </w:t>
                                  </w:r>
                                  <w:proofErr w:type="spellStart"/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centers</w:t>
                                  </w:r>
                                  <w:proofErr w:type="spellEnd"/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 and major commercial and industrial clients.</w:t>
                                  </w:r>
                                </w:p>
                                <w:p w14:paraId="2389BCF0" w14:textId="77777777" w:rsidR="006D524B" w:rsidRPr="006D524B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4. In-House Testing &amp; Commissioning Capability</w:t>
                                  </w:r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 xml:space="preserve">We maintain a range of professional testing equipment, including primary and secondary injection kits, circuit breaker </w:t>
                                  </w:r>
                                  <w:proofErr w:type="spellStart"/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analyzers</w:t>
                                  </w:r>
                                  <w:proofErr w:type="spellEnd"/>
                                  <w:r w:rsidRPr="007A6574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, insulation resistance testers</w:t>
                                  </w:r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, high-potential testing equipment and other electrical testing instruments. This supports our ability to undertake electrical testing and commissioning activities effectively.</w:t>
                                  </w:r>
                                </w:p>
                                <w:p w14:paraId="7621F6E3" w14:textId="77777777" w:rsidR="006D524B" w:rsidRPr="006D524B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D524B">
                                    <w:rPr>
                                      <w:b/>
                                      <w:bCs/>
                                      <w:color w:val="156082" w:themeColor="accent1"/>
                                      <w:lang w:val="en-AE"/>
                                    </w:rPr>
                                    <w:t>5. Multi-Disciplinary Solutions</w:t>
                                  </w:r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 xml:space="preserve">In addition to core electrical and power services, our portfolio covers data </w:t>
                                  </w:r>
                                  <w:proofErr w:type="spellStart"/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center</w:t>
                                  </w:r>
                                  <w:proofErr w:type="spellEnd"/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 solutions, industrial automation and instrumentation, ELV and communication systems, fire and life safety, retrofit and maintenance, and infrastructure solutions.</w:t>
                                  </w:r>
                                </w:p>
                                <w:p w14:paraId="1009490C" w14:textId="77777777" w:rsidR="006D524B" w:rsidRPr="006D524B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D524B">
                                    <w:rPr>
                                      <w:b/>
                                      <w:bCs/>
                                      <w:color w:val="156082" w:themeColor="accent1"/>
                                      <w:lang w:val="en-AE"/>
                                    </w:rPr>
                                    <w:t>6. Quality, Environmental &amp; Safety Commitment</w:t>
                                  </w:r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 xml:space="preserve">Our management systems are aligned with </w:t>
                                  </w:r>
                                  <w:r w:rsidRPr="006D524B">
                                    <w:rPr>
                                      <w:b/>
                                      <w:bCs/>
                                      <w:color w:val="156082" w:themeColor="accent1"/>
                                      <w:lang w:val="en-AE"/>
                                    </w:rPr>
                                    <w:t>ISO 9001:2015, ISO 14001:2015 and ISO 45001:2018</w:t>
                                  </w:r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, demonstrating our focus on quality management, environmental responsibility and occupational health and safety.</w:t>
                                  </w:r>
                                </w:p>
                                <w:p w14:paraId="4F43F819" w14:textId="77777777" w:rsidR="006D524B" w:rsidRPr="006D524B" w:rsidRDefault="006D524B" w:rsidP="006D524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D524B">
                                    <w:rPr>
                                      <w:b/>
                                      <w:bCs/>
                                      <w:color w:val="156082" w:themeColor="accent1"/>
                                      <w:lang w:val="en-AE"/>
                                    </w:rPr>
                                    <w:t>7. Solution-Oriented &amp; Client-Focused Approach</w:t>
                                  </w:r>
                                  <w:r w:rsidRPr="006D524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>We focus on providing reliable, technically appropriate and cost-effective solutions tailored to the specific requirements of each project and client.</w:t>
                                  </w:r>
                                </w:p>
                                <w:p w14:paraId="7F62E9B0" w14:textId="77C28C8B" w:rsidR="00162EF8" w:rsidRPr="006D524B" w:rsidRDefault="00162EF8" w:rsidP="006D524B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 w:rsidRPr="006D524B">
                                    <w:rPr>
                                      <w:color w:val="156082" w:themeColor="accent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4DA84" id="_x0000_s1033" type="#_x0000_t202" style="position:absolute;left:0;text-align:left;margin-left:16.2pt;margin-top:2.65pt;width:532.5pt;height:210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" fillcolor="#f9f9f9" stroked="f" strokeweight=".5pt">
                      <v:textbox>
                        <w:txbxContent>
                          <w:p w14:paraId="07DCBC3E" w14:textId="67B31DF8" w:rsidR="006D524B" w:rsidRPr="007A6574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Pro</w:t>
                            </w: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 xml:space="preserve"> </w:t>
                            </w: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Power differentiates itself through its combination of technical expertise, integrated electrical engineering capabilities and project execution experience across utility, industrial, commercial and infrastructure sectors.</w:t>
                            </w:r>
                          </w:p>
                          <w:p w14:paraId="45535828" w14:textId="77777777" w:rsidR="006D524B" w:rsidRPr="007A6574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</w:p>
                          <w:p w14:paraId="3A2E4D4C" w14:textId="77777777" w:rsidR="006D524B" w:rsidRPr="007A6574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Key differentiators include:</w:t>
                            </w:r>
                          </w:p>
                          <w:p w14:paraId="71615CAB" w14:textId="77777777" w:rsidR="007A6574" w:rsidRDefault="007A6574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</w:p>
                          <w:p w14:paraId="1D582DFC" w14:textId="60A9E920" w:rsidR="006D524B" w:rsidRPr="007A6574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1. Integrated Electrical &amp; Power Capabilities</w:t>
                            </w: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>We provide a broad range of solutions covering LV/MV electrical systems, power transmission and distribution, substations and transformers, protection and control, power cabling, electrical installations and related infrastructure.</w:t>
                            </w:r>
                          </w:p>
                          <w:p w14:paraId="5AE8DA10" w14:textId="77777777" w:rsidR="006D524B" w:rsidRPr="007A6574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2. End-to-End Project Support</w:t>
                            </w: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>Our capabilities extend beyond installation to include system upgradation, modification, retrofit, testing and commissioning, operation and maintenance, allowing us to support clients throughout the project lifecycle.</w:t>
                            </w:r>
                          </w:p>
                          <w:p w14:paraId="32027686" w14:textId="77777777" w:rsidR="006D524B" w:rsidRPr="007A6574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3. Utility &amp; Critical Infrastructure Experience</w:t>
                            </w: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 xml:space="preserve">Our project references include work associated with SEWA, DEWA and </w:t>
                            </w:r>
                            <w:proofErr w:type="spellStart"/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EtihadWE</w:t>
                            </w:r>
                            <w:proofErr w:type="spellEnd"/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 xml:space="preserve">, as well as critical facilities such as airports, district cooling, data </w:t>
                            </w:r>
                            <w:proofErr w:type="spellStart"/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centers</w:t>
                            </w:r>
                            <w:proofErr w:type="spellEnd"/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 xml:space="preserve"> and major commercial and industrial clients.</w:t>
                            </w:r>
                          </w:p>
                          <w:p w14:paraId="2389BCF0" w14:textId="77777777" w:rsidR="006D524B" w:rsidRPr="006D524B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4. In-House Testing &amp; Commissioning Capability</w:t>
                            </w:r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 xml:space="preserve">We maintain a range of professional testing equipment, including primary and secondary injection kits, circuit breaker </w:t>
                            </w:r>
                            <w:proofErr w:type="spellStart"/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analyzers</w:t>
                            </w:r>
                            <w:proofErr w:type="spellEnd"/>
                            <w:r w:rsidRPr="007A6574">
                              <w:rPr>
                                <w:color w:val="156082" w:themeColor="accent1"/>
                                <w:lang w:val="en-AE"/>
                              </w:rPr>
                              <w:t>, insulation resistance testers</w:t>
                            </w:r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t>, high-potential testing equipment and other electrical testing instruments. This supports our ability to undertake electrical testing and commissioning activities effectively.</w:t>
                            </w:r>
                          </w:p>
                          <w:p w14:paraId="7621F6E3" w14:textId="77777777" w:rsidR="006D524B" w:rsidRPr="006D524B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D524B">
                              <w:rPr>
                                <w:b/>
                                <w:bCs/>
                                <w:color w:val="156082" w:themeColor="accent1"/>
                                <w:lang w:val="en-AE"/>
                              </w:rPr>
                              <w:t>5. Multi-Disciplinary Solutions</w:t>
                            </w:r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 xml:space="preserve">In addition to core electrical and power services, our portfolio covers data </w:t>
                            </w:r>
                            <w:proofErr w:type="spellStart"/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t>center</w:t>
                            </w:r>
                            <w:proofErr w:type="spellEnd"/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t xml:space="preserve"> solutions, industrial automation and instrumentation, ELV and communication systems, fire and life safety, retrofit and maintenance, and infrastructure solutions.</w:t>
                            </w:r>
                          </w:p>
                          <w:p w14:paraId="1009490C" w14:textId="77777777" w:rsidR="006D524B" w:rsidRPr="006D524B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D524B">
                              <w:rPr>
                                <w:b/>
                                <w:bCs/>
                                <w:color w:val="156082" w:themeColor="accent1"/>
                                <w:lang w:val="en-AE"/>
                              </w:rPr>
                              <w:t>6. Quality, Environmental &amp; Safety Commitment</w:t>
                            </w:r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 xml:space="preserve">Our management systems are aligned with </w:t>
                            </w:r>
                            <w:r w:rsidRPr="006D524B">
                              <w:rPr>
                                <w:b/>
                                <w:bCs/>
                                <w:color w:val="156082" w:themeColor="accent1"/>
                                <w:lang w:val="en-AE"/>
                              </w:rPr>
                              <w:t>ISO 9001:2015, ISO 14001:2015 and ISO 45001:2018</w:t>
                            </w:r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t>, demonstrating our focus on quality management, environmental responsibility and occupational health and safety.</w:t>
                            </w:r>
                          </w:p>
                          <w:p w14:paraId="4F43F819" w14:textId="77777777" w:rsidR="006D524B" w:rsidRPr="006D524B" w:rsidRDefault="006D524B" w:rsidP="006D524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D524B">
                              <w:rPr>
                                <w:b/>
                                <w:bCs/>
                                <w:color w:val="156082" w:themeColor="accent1"/>
                                <w:lang w:val="en-AE"/>
                              </w:rPr>
                              <w:t>7. Solution-Oriented &amp; Client-Focused Approach</w:t>
                            </w:r>
                            <w:r w:rsidRPr="006D524B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>We focus on providing reliable, technically appropriate and cost-effective solutions tailored to the specific requirements of each project and client.</w:t>
                            </w:r>
                          </w:p>
                          <w:p w14:paraId="7F62E9B0" w14:textId="77C28C8B" w:rsidR="00162EF8" w:rsidRPr="006D524B" w:rsidRDefault="00162EF8" w:rsidP="006D524B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6D524B">
                              <w:rPr>
                                <w:color w:val="156082" w:themeColor="accent1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CD5A12" w14:textId="7A77907F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03C66EF0" w14:textId="5003F5ED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3D65C7AE" w14:textId="2F9842DF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107D24AD" w14:textId="77777777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64ED6EE0" w14:textId="575A40C6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7C60AB06" w14:textId="407037F0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1AC78E79" w14:textId="77777777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18B51416" w14:textId="77777777" w:rsidR="004410A6" w:rsidRDefault="004410A6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54962349" w14:textId="77777777" w:rsidR="004410A6" w:rsidRDefault="004410A6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5CE31085" w14:textId="77777777" w:rsidR="004410A6" w:rsidRDefault="004410A6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5525B67D" w14:textId="77777777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2106772B" w14:textId="77777777" w:rsidR="008E00B3" w:rsidRDefault="008E00B3" w:rsidP="001D5E30">
            <w:pPr>
              <w:pStyle w:val="ListParagraph"/>
              <w:spacing w:after="160"/>
              <w:ind w:left="360"/>
              <w:rPr>
                <w:rFonts w:ascii="Helvetica" w:hAnsi="Helvetica"/>
                <w:bCs/>
              </w:rPr>
            </w:pPr>
          </w:p>
          <w:p w14:paraId="74833966" w14:textId="77777777" w:rsidR="008E00B3" w:rsidRPr="00901270" w:rsidDel="008159D6" w:rsidRDefault="008E00B3" w:rsidP="00901270">
            <w:pPr>
              <w:spacing w:after="160"/>
              <w:rPr>
                <w:del w:id="10" w:author="Mohammed Arshad .N.M" w:date="2026-05-01T16:24:00Z" w16du:dateUtc="2026-05-01T12:24:00Z"/>
                <w:rFonts w:ascii="Helvetica" w:hAnsi="Helvetica"/>
                <w:bCs/>
              </w:rPr>
            </w:pPr>
          </w:p>
          <w:p w14:paraId="74F227B1" w14:textId="77777777" w:rsidR="004410A6" w:rsidDel="008159D6" w:rsidRDefault="004410A6" w:rsidP="004410A6">
            <w:pPr>
              <w:pStyle w:val="ListParagraph"/>
              <w:ind w:left="360"/>
              <w:rPr>
                <w:del w:id="11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087C5157" w14:textId="77777777" w:rsidR="004410A6" w:rsidDel="008159D6" w:rsidRDefault="004410A6" w:rsidP="004410A6">
            <w:pPr>
              <w:pStyle w:val="ListParagraph"/>
              <w:ind w:left="360"/>
              <w:rPr>
                <w:del w:id="12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26CECE92" w14:textId="77777777" w:rsidR="004410A6" w:rsidDel="008159D6" w:rsidRDefault="004410A6" w:rsidP="004410A6">
            <w:pPr>
              <w:pStyle w:val="ListParagraph"/>
              <w:ind w:left="360"/>
              <w:rPr>
                <w:del w:id="13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718876D6" w14:textId="77777777" w:rsidR="004410A6" w:rsidDel="008159D6" w:rsidRDefault="004410A6" w:rsidP="004410A6">
            <w:pPr>
              <w:pStyle w:val="ListParagraph"/>
              <w:ind w:left="360"/>
              <w:rPr>
                <w:del w:id="14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186D07D5" w14:textId="77777777" w:rsidR="004410A6" w:rsidDel="008159D6" w:rsidRDefault="004410A6" w:rsidP="004410A6">
            <w:pPr>
              <w:pStyle w:val="ListParagraph"/>
              <w:ind w:left="360"/>
              <w:rPr>
                <w:del w:id="15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020F0088" w14:textId="77777777" w:rsidR="004410A6" w:rsidDel="008159D6" w:rsidRDefault="004410A6" w:rsidP="004410A6">
            <w:pPr>
              <w:pStyle w:val="ListParagraph"/>
              <w:ind w:left="360"/>
              <w:rPr>
                <w:del w:id="16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10005322" w14:textId="77777777" w:rsidR="004410A6" w:rsidDel="008159D6" w:rsidRDefault="004410A6" w:rsidP="004410A6">
            <w:pPr>
              <w:pStyle w:val="ListParagraph"/>
              <w:ind w:left="360"/>
              <w:rPr>
                <w:del w:id="17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4F983D53" w14:textId="77777777" w:rsidR="004410A6" w:rsidDel="008159D6" w:rsidRDefault="004410A6" w:rsidP="004410A6">
            <w:pPr>
              <w:pStyle w:val="ListParagraph"/>
              <w:ind w:left="360"/>
              <w:rPr>
                <w:del w:id="18" w:author="Mohammed Arshad .N.M" w:date="2026-05-01T16:24:00Z" w16du:dateUtc="2026-05-01T12:24:00Z"/>
                <w:rFonts w:ascii="Helvetica" w:eastAsia="Cambria" w:hAnsi="Helvetica" w:cstheme="minorBidi"/>
                <w:color w:val="222222"/>
              </w:rPr>
            </w:pPr>
          </w:p>
          <w:p w14:paraId="08076E2A" w14:textId="77777777" w:rsidR="008159D6" w:rsidRPr="008159D6" w:rsidRDefault="008159D6">
            <w:pPr>
              <w:rPr>
                <w:rFonts w:ascii="Helvetica" w:eastAsia="Cambria" w:hAnsi="Helvetica" w:cstheme="minorBidi"/>
                <w:color w:val="222222"/>
                <w:rPrChange w:id="19" w:author="Mohammed Arshad .N.M" w:date="2026-05-01T16:24:00Z" w16du:dateUtc="2026-05-01T12:24:00Z">
                  <w:rPr/>
                </w:rPrChange>
              </w:rPr>
              <w:pPrChange w:id="20" w:author="Mohammed Arshad .N.M" w:date="2026-05-01T16:24:00Z" w16du:dateUtc="2026-05-01T12:24:00Z">
                <w:pPr>
                  <w:pStyle w:val="ListParagraph"/>
                  <w:framePr w:hSpace="180" w:wrap="around" w:vAnchor="text" w:hAnchor="text" w:y="1"/>
                  <w:ind w:left="360"/>
                  <w:suppressOverlap/>
                </w:pPr>
              </w:pPrChange>
            </w:pPr>
          </w:p>
          <w:p w14:paraId="29783ED7" w14:textId="77777777" w:rsidR="004410A6" w:rsidDel="008159D6" w:rsidRDefault="004410A6" w:rsidP="004410A6">
            <w:pPr>
              <w:pStyle w:val="ListParagraph"/>
              <w:ind w:left="360"/>
              <w:rPr>
                <w:del w:id="21" w:author="Mohammed Arshad .N.M" w:date="2026-05-01T16:25:00Z" w16du:dateUtc="2026-05-01T12:25:00Z"/>
                <w:rFonts w:ascii="Helvetica" w:eastAsia="Cambria" w:hAnsi="Helvetica" w:cstheme="minorBidi"/>
                <w:color w:val="222222"/>
              </w:rPr>
            </w:pPr>
          </w:p>
          <w:p w14:paraId="3F2014CC" w14:textId="77777777" w:rsidR="004410A6" w:rsidRPr="008159D6" w:rsidRDefault="004410A6">
            <w:pPr>
              <w:rPr>
                <w:rFonts w:ascii="Helvetica" w:eastAsia="Cambria" w:hAnsi="Helvetica" w:cstheme="minorBidi"/>
                <w:color w:val="222222"/>
                <w:rPrChange w:id="22" w:author="Mohammed Arshad .N.M" w:date="2026-05-01T16:25:00Z" w16du:dateUtc="2026-05-01T12:25:00Z">
                  <w:rPr/>
                </w:rPrChange>
              </w:rPr>
              <w:pPrChange w:id="23" w:author="Mohammed Arshad .N.M" w:date="2026-05-01T16:25:00Z" w16du:dateUtc="2026-05-01T12:25:00Z">
                <w:pPr>
                  <w:pStyle w:val="ListParagraph"/>
                  <w:framePr w:hSpace="180" w:wrap="around" w:vAnchor="text" w:hAnchor="text" w:y="1"/>
                  <w:ind w:left="360"/>
                  <w:suppressOverlap/>
                </w:pPr>
              </w:pPrChange>
            </w:pPr>
          </w:p>
          <w:p w14:paraId="4197815D" w14:textId="39C92736" w:rsidR="00D96E5C" w:rsidRPr="00D96E5C" w:rsidRDefault="00D96E5C">
            <w:pPr>
              <w:pStyle w:val="ListParagraph"/>
              <w:numPr>
                <w:ilvl w:val="0"/>
                <w:numId w:val="3"/>
              </w:numPr>
              <w:rPr>
                <w:rFonts w:ascii="Helvetica" w:eastAsia="Cambria" w:hAnsi="Helvetica" w:cstheme="minorBidi"/>
                <w:color w:val="222222"/>
              </w:rPr>
            </w:pPr>
            <w:r w:rsidRPr="00D96E5C">
              <w:rPr>
                <w:rFonts w:ascii="Helvetica" w:eastAsia="Cambria" w:hAnsi="Helvetica" w:cstheme="minorBidi"/>
                <w:color w:val="222222"/>
              </w:rPr>
              <w:t>What</w:t>
            </w:r>
            <w:r w:rsidR="00BE3024">
              <w:rPr>
                <w:rFonts w:ascii="Helvetica" w:eastAsia="Cambria" w:hAnsi="Helvetica" w:cstheme="minorBidi"/>
                <w:color w:val="222222"/>
              </w:rPr>
              <w:t xml:space="preserve"> are your three key strengths?</w:t>
            </w:r>
          </w:p>
          <w:p w14:paraId="74FC6F93" w14:textId="1B1E712C" w:rsidR="00062BB7" w:rsidRDefault="00901270" w:rsidP="00062BB7">
            <w:pPr>
              <w:pStyle w:val="ListParagraph"/>
              <w:rPr>
                <w14:textOutline w14:w="9525" w14:cap="rnd" w14:cmpd="sng" w14:algn="ctr">
                  <w14:solidFill>
                    <w14:schemeClr w14:val="bg2">
                      <w14:lumMod w14:val="90000"/>
                    </w14:schemeClr>
                  </w14:solidFill>
                  <w14:prstDash w14:val="solid"/>
                  <w14:bevel/>
                </w14:textOutline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DA81576" wp14:editId="5FFA89CD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45085</wp:posOffset>
                      </wp:positionV>
                      <wp:extent cx="6830695" cy="2385060"/>
                      <wp:effectExtent l="0" t="0" r="8255" b="0"/>
                      <wp:wrapNone/>
                      <wp:docPr id="109331383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2385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5B4DAF" w14:textId="77777777" w:rsidR="007A6574" w:rsidRPr="00003541" w:rsidRDefault="007A6574" w:rsidP="007A6574">
                                  <w:pPr>
                                    <w:pStyle w:val="ListParagraph"/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1. Technical Expertise &amp; Integrated Capabilities</w:t>
                                  </w:r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 xml:space="preserve">Strong technical capabilities across LV/MV electrical systems, power transmission and distribution, substations, protection &amp; control, power cabling, automation, data </w:t>
                                  </w:r>
                                  <w:proofErr w:type="spellStart"/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center</w:t>
                                  </w:r>
                                  <w:proofErr w:type="spellEnd"/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 and specialized electrical solutions.</w:t>
                                  </w:r>
                                </w:p>
                                <w:p w14:paraId="5EBFFA34" w14:textId="77777777" w:rsidR="007A6574" w:rsidRPr="00003541" w:rsidRDefault="007A6574" w:rsidP="007A6574">
                                  <w:pPr>
                                    <w:pStyle w:val="ListParagraph"/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2. Project Execution &amp; Testing Capability</w:t>
                                  </w:r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>Ability to support projects from electrical installation and system modification through retrofit, testing &amp; commissioning and maintenance, supported by dedicated engineering/site teams and professional electrical testing equipment.</w:t>
                                  </w:r>
                                </w:p>
                                <w:p w14:paraId="05EE8F9C" w14:textId="77777777" w:rsidR="007A6574" w:rsidRPr="00003541" w:rsidRDefault="007A6574" w:rsidP="007A6574">
                                  <w:pPr>
                                    <w:pStyle w:val="ListParagraph"/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3. Utility &amp; Critical Infrastructure Experience</w:t>
                                  </w:r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br/>
                                    <w:t xml:space="preserve">Experience supporting utility, industrial, commercial and critical infrastructure projects, with project references involving SEWA, DEWA, </w:t>
                                  </w:r>
                                  <w:proofErr w:type="spellStart"/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EtihadWE</w:t>
                                  </w:r>
                                  <w:proofErr w:type="spellEnd"/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, airports, district cooling, data </w:t>
                                  </w:r>
                                  <w:proofErr w:type="spellStart"/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centers</w:t>
                                  </w:r>
                                  <w:proofErr w:type="spellEnd"/>
                                  <w:r w:rsidRPr="00003541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 and other major facilities.</w:t>
                                  </w:r>
                                </w:p>
                                <w:p w14:paraId="72B78AED" w14:textId="54CE1C6F" w:rsidR="008159D6" w:rsidRPr="007A6574" w:rsidRDefault="008159D6" w:rsidP="007A6574">
                                  <w:pPr>
                                    <w:pStyle w:val="ListParagraph"/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81576" id="_x0000_s1034" type="#_x0000_t202" style="position:absolute;left:0;text-align:left;margin-left:2.4pt;margin-top:3.55pt;width:537.85pt;height:187.8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" fillcolor="#f9f9f9" stroked="f" strokeweight=".5pt">
                      <v:textbox>
                        <w:txbxContent>
                          <w:p w14:paraId="195B4DAF" w14:textId="77777777" w:rsidR="007A6574" w:rsidRPr="00003541" w:rsidRDefault="007A6574" w:rsidP="007A6574">
                            <w:pPr>
                              <w:pStyle w:val="ListParagraph"/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>1. Technical Expertise &amp; Integrated Capabilities</w:t>
                            </w:r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 xml:space="preserve">Strong technical capabilities across LV/MV electrical systems, power transmission and distribution, substations, protection &amp; control, power cabling, automation, data </w:t>
                            </w:r>
                            <w:proofErr w:type="spellStart"/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>center</w:t>
                            </w:r>
                            <w:proofErr w:type="spellEnd"/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 xml:space="preserve"> and specialized electrical solutions.</w:t>
                            </w:r>
                          </w:p>
                          <w:p w14:paraId="5EBFFA34" w14:textId="77777777" w:rsidR="007A6574" w:rsidRPr="00003541" w:rsidRDefault="007A6574" w:rsidP="007A6574">
                            <w:pPr>
                              <w:pStyle w:val="ListParagraph"/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>2. Project Execution &amp; Testing Capability</w:t>
                            </w:r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>Ability to support projects from electrical installation and system modification through retrofit, testing &amp; commissioning and maintenance, supported by dedicated engineering/site teams and professional electrical testing equipment.</w:t>
                            </w:r>
                          </w:p>
                          <w:p w14:paraId="05EE8F9C" w14:textId="77777777" w:rsidR="007A6574" w:rsidRPr="00003541" w:rsidRDefault="007A6574" w:rsidP="007A6574">
                            <w:pPr>
                              <w:pStyle w:val="ListParagraph"/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>3. Utility &amp; Critical Infrastructure Experience</w:t>
                            </w:r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br/>
                              <w:t xml:space="preserve">Experience supporting utility, industrial, commercial and critical infrastructure projects, with project references involving SEWA, DEWA, </w:t>
                            </w:r>
                            <w:proofErr w:type="spellStart"/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>EtihadWE</w:t>
                            </w:r>
                            <w:proofErr w:type="spellEnd"/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 xml:space="preserve">, airports, district cooling, data </w:t>
                            </w:r>
                            <w:proofErr w:type="spellStart"/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>centers</w:t>
                            </w:r>
                            <w:proofErr w:type="spellEnd"/>
                            <w:r w:rsidRPr="00003541">
                              <w:rPr>
                                <w:color w:val="156082" w:themeColor="accent1"/>
                                <w:lang w:val="en-AE"/>
                              </w:rPr>
                              <w:t xml:space="preserve"> and other major facilities.</w:t>
                            </w:r>
                          </w:p>
                          <w:p w14:paraId="72B78AED" w14:textId="54CE1C6F" w:rsidR="008159D6" w:rsidRPr="007A6574" w:rsidRDefault="008159D6" w:rsidP="007A6574">
                            <w:pPr>
                              <w:pStyle w:val="ListParagraph"/>
                              <w:rPr>
                                <w:color w:val="156082" w:themeColor="accent1"/>
                                <w:lang w:val="en-A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F934D5" w14:textId="7B99F215" w:rsidR="00901270" w:rsidRDefault="00901270" w:rsidP="00062BB7">
            <w:pPr>
              <w:pStyle w:val="ListParagraph"/>
              <w:rPr>
                <w14:textOutline w14:w="9525" w14:cap="rnd" w14:cmpd="sng" w14:algn="ctr">
                  <w14:solidFill>
                    <w14:schemeClr w14:val="bg2">
                      <w14:lumMod w14:val="90000"/>
                    </w14:schemeClr>
                  </w14:solidFill>
                  <w14:prstDash w14:val="solid"/>
                  <w14:bevel/>
                </w14:textOutline>
              </w:rPr>
            </w:pPr>
          </w:p>
          <w:p w14:paraId="67E145E0" w14:textId="77777777" w:rsidR="00F81948" w:rsidRDefault="00F81948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0B73FA33" w14:textId="77777777" w:rsidR="00F81948" w:rsidRDefault="00F81948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5EDBF64" w14:textId="77777777" w:rsidR="004410A6" w:rsidRDefault="004410A6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13406834" w14:textId="77777777" w:rsidR="004410A6" w:rsidRDefault="004410A6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3FC26880" w14:textId="77777777" w:rsidR="004410A6" w:rsidRDefault="004410A6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294A8C5F" w14:textId="77777777" w:rsidR="004410A6" w:rsidRDefault="004410A6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D78EDA6" w14:textId="77777777" w:rsidR="004410A6" w:rsidRPr="00D96E5C" w:rsidRDefault="004410A6" w:rsidP="001D5E30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146E62FA" w14:textId="77777777" w:rsidR="008159D6" w:rsidRDefault="008159D6">
            <w:pPr>
              <w:pStyle w:val="ListParagraph"/>
              <w:ind w:left="360"/>
              <w:rPr>
                <w:ins w:id="24" w:author="Mohammed Arshad .N.M" w:date="2026-05-01T16:25:00Z" w16du:dateUtc="2026-05-01T12:25:00Z"/>
                <w:rFonts w:ascii="Helvetica" w:eastAsia="Cambria" w:hAnsi="Helvetica" w:cstheme="minorBidi"/>
                <w:color w:val="222222"/>
              </w:rPr>
              <w:pPrChange w:id="25" w:author="Mohammed Arshad .N.M" w:date="2026-05-01T16:25:00Z" w16du:dateUtc="2026-05-01T12:25:00Z">
                <w:pPr>
                  <w:pStyle w:val="ListParagraph"/>
                  <w:framePr w:hSpace="180" w:wrap="around" w:vAnchor="text" w:hAnchor="text" w:y="1"/>
                  <w:numPr>
                    <w:numId w:val="3"/>
                  </w:numPr>
                  <w:ind w:left="360" w:hanging="360"/>
                  <w:suppressOverlap/>
                </w:pPr>
              </w:pPrChange>
            </w:pPr>
          </w:p>
          <w:p w14:paraId="2029A93D" w14:textId="77777777" w:rsidR="008159D6" w:rsidRDefault="008159D6">
            <w:pPr>
              <w:pStyle w:val="ListParagraph"/>
              <w:ind w:left="360"/>
              <w:rPr>
                <w:ins w:id="26" w:author="Mohammed Arshad .N.M" w:date="2026-05-01T16:25:00Z" w16du:dateUtc="2026-05-01T12:25:00Z"/>
                <w:rFonts w:ascii="Helvetica" w:eastAsia="Cambria" w:hAnsi="Helvetica" w:cstheme="minorBidi"/>
                <w:color w:val="222222"/>
              </w:rPr>
              <w:pPrChange w:id="27" w:author="Mohammed Arshad .N.M" w:date="2026-05-01T16:25:00Z" w16du:dateUtc="2026-05-01T12:25:00Z">
                <w:pPr>
                  <w:pStyle w:val="ListParagraph"/>
                  <w:framePr w:hSpace="180" w:wrap="around" w:vAnchor="text" w:hAnchor="text" w:y="1"/>
                  <w:numPr>
                    <w:numId w:val="3"/>
                  </w:numPr>
                  <w:ind w:left="360" w:hanging="360"/>
                  <w:suppressOverlap/>
                </w:pPr>
              </w:pPrChange>
            </w:pPr>
          </w:p>
          <w:p w14:paraId="184B8B5B" w14:textId="3638127A" w:rsidR="00BE3024" w:rsidRPr="00B34BD5" w:rsidRDefault="00BE3024">
            <w:pPr>
              <w:pStyle w:val="ListParagraph"/>
              <w:numPr>
                <w:ilvl w:val="0"/>
                <w:numId w:val="3"/>
              </w:numPr>
              <w:rPr>
                <w:rFonts w:ascii="Helvetica" w:eastAsia="Cambria" w:hAnsi="Helvetica" w:cstheme="minorBidi"/>
                <w:color w:val="222222"/>
              </w:rPr>
            </w:pPr>
            <w:r w:rsidRPr="00B34BD5">
              <w:rPr>
                <w:rFonts w:ascii="Helvetica" w:eastAsia="Cambria" w:hAnsi="Helvetica" w:cstheme="minorBidi"/>
                <w:color w:val="222222"/>
              </w:rPr>
              <w:lastRenderedPageBreak/>
              <w:t>What are your three key weaknesses?</w:t>
            </w:r>
          </w:p>
          <w:p w14:paraId="38BEF227" w14:textId="542568B8" w:rsidR="00BE3024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335533B5" wp14:editId="60DCF44E">
                      <wp:simplePos x="0" y="0"/>
                      <wp:positionH relativeFrom="column">
                        <wp:posOffset>32962</wp:posOffset>
                      </wp:positionH>
                      <wp:positionV relativeFrom="paragraph">
                        <wp:posOffset>48961</wp:posOffset>
                      </wp:positionV>
                      <wp:extent cx="6830695" cy="2038350"/>
                      <wp:effectExtent l="0" t="0" r="8255" b="0"/>
                      <wp:wrapNone/>
                      <wp:docPr id="148989726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2038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0CCD9B" w14:textId="77777777" w:rsidR="007A6574" w:rsidRPr="007A6574" w:rsidRDefault="007A6574" w:rsidP="007A6574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</w:rPr>
                                    <w:t>1. Expanding Market Presence</w:t>
                                  </w:r>
                                  <w:r w:rsidRPr="007A6574">
                                    <w:rPr>
                                      <w:color w:val="156082" w:themeColor="accent1"/>
                                    </w:rPr>
                                    <w:br/>
                                    <w:t>As a growing engineering and contracting company, we are continuously expanding our presence across new utility, infrastructure and industrial markets.</w:t>
                                  </w:r>
                                </w:p>
                                <w:p w14:paraId="2C38AA12" w14:textId="77777777" w:rsidR="007A6574" w:rsidRPr="007A6574" w:rsidRDefault="007A6574" w:rsidP="007A6574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</w:rPr>
                                    <w:t>2. Expanding Product &amp; Technology Portfolio</w:t>
                                  </w:r>
                                  <w:r w:rsidRPr="007A6574">
                                    <w:rPr>
                                      <w:color w:val="156082" w:themeColor="accent1"/>
                                    </w:rPr>
                                    <w:br/>
                                    <w:t>We continue to strengthen our OEM partnerships and technical portfolio to provide a wider range of specialized and emerging electrical and power solutions.</w:t>
                                  </w:r>
                                </w:p>
                                <w:p w14:paraId="14E14A8F" w14:textId="4054221C" w:rsidR="007A6574" w:rsidRPr="007A6574" w:rsidRDefault="007A6574" w:rsidP="007A6574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 w:rsidRPr="007A6574">
                                    <w:rPr>
                                      <w:color w:val="156082" w:themeColor="accent1"/>
                                    </w:rPr>
                                    <w:t xml:space="preserve">3. Project </w:t>
                                  </w:r>
                                  <w:r>
                                    <w:rPr>
                                      <w:color w:val="156082" w:themeColor="accent1"/>
                                    </w:rPr>
                                    <w:t xml:space="preserve">Operations </w:t>
                                  </w:r>
                                  <w:r w:rsidRPr="007A6574">
                                    <w:rPr>
                                      <w:color w:val="156082" w:themeColor="accent1"/>
                                    </w:rPr>
                                    <w:t>Capacity</w:t>
                                  </w:r>
                                  <w:r w:rsidRPr="007A6574">
                                    <w:rPr>
                                      <w:color w:val="156082" w:themeColor="accent1"/>
                                    </w:rPr>
                                    <w:br/>
                                    <w:t>As our project portfolio grows, we are continuously developing our engineering resources, project management capabilities and operational capacity to support larger and more complex projects.</w:t>
                                  </w:r>
                                </w:p>
                                <w:p w14:paraId="6043CE9C" w14:textId="66991861" w:rsidR="003A2850" w:rsidRPr="007A6574" w:rsidRDefault="003A2850" w:rsidP="00F81948">
                                  <w:pPr>
                                    <w:rPr>
                                      <w:lang w:val="en-A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533B5" id="_x0000_s1035" type="#_x0000_t202" style="position:absolute;margin-left:2.6pt;margin-top:3.85pt;width:537.85pt;height:160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" fillcolor="#f9f9f9" stroked="f" strokeweight=".5pt">
                      <v:textbox>
                        <w:txbxContent>
                          <w:p w14:paraId="5E0CCD9B" w14:textId="77777777" w:rsidR="007A6574" w:rsidRPr="007A6574" w:rsidRDefault="007A6574" w:rsidP="007A6574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</w:rPr>
                              <w:t>1. Expanding Market Presence</w:t>
                            </w:r>
                            <w:r w:rsidRPr="007A6574">
                              <w:rPr>
                                <w:color w:val="156082" w:themeColor="accent1"/>
                              </w:rPr>
                              <w:br/>
                              <w:t>As a growing engineering and contracting company, we are continuously expanding our presence across new utility, infrastructure and industrial markets.</w:t>
                            </w:r>
                          </w:p>
                          <w:p w14:paraId="2C38AA12" w14:textId="77777777" w:rsidR="007A6574" w:rsidRPr="007A6574" w:rsidRDefault="007A6574" w:rsidP="007A6574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</w:rPr>
                              <w:t>2. Expanding Product &amp; Technology Portfolio</w:t>
                            </w:r>
                            <w:r w:rsidRPr="007A6574">
                              <w:rPr>
                                <w:color w:val="156082" w:themeColor="accent1"/>
                              </w:rPr>
                              <w:br/>
                              <w:t>We continue to strengthen our OEM partnerships and technical portfolio to provide a wider range of specialized and emerging electrical and power solutions.</w:t>
                            </w:r>
                          </w:p>
                          <w:p w14:paraId="14E14A8F" w14:textId="4054221C" w:rsidR="007A6574" w:rsidRPr="007A6574" w:rsidRDefault="007A6574" w:rsidP="007A6574">
                            <w:pPr>
                              <w:rPr>
                                <w:color w:val="156082" w:themeColor="accent1"/>
                              </w:rPr>
                            </w:pPr>
                            <w:r w:rsidRPr="007A6574">
                              <w:rPr>
                                <w:color w:val="156082" w:themeColor="accent1"/>
                              </w:rPr>
                              <w:t xml:space="preserve">3. Project </w:t>
                            </w:r>
                            <w:r>
                              <w:rPr>
                                <w:color w:val="156082" w:themeColor="accent1"/>
                              </w:rPr>
                              <w:t xml:space="preserve">Operations </w:t>
                            </w:r>
                            <w:r w:rsidRPr="007A6574">
                              <w:rPr>
                                <w:color w:val="156082" w:themeColor="accent1"/>
                              </w:rPr>
                              <w:t>Capacity</w:t>
                            </w:r>
                            <w:r w:rsidRPr="007A6574">
                              <w:rPr>
                                <w:color w:val="156082" w:themeColor="accent1"/>
                              </w:rPr>
                              <w:br/>
                              <w:t>As our project portfolio grows, we are continuously developing our engineering resources, project management capabilities and operational capacity to support larger and more complex projects.</w:t>
                            </w:r>
                          </w:p>
                          <w:p w14:paraId="6043CE9C" w14:textId="66991861" w:rsidR="003A2850" w:rsidRPr="007A6574" w:rsidRDefault="003A2850" w:rsidP="00F81948">
                            <w:pPr>
                              <w:rPr>
                                <w:lang w:val="en-A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7F98B6" w14:textId="25E98A94" w:rsidR="001D5E30" w:rsidRDefault="001D5E30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47333A4" w14:textId="61675499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70E5FD0B" w14:textId="6BBD482E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05BBE35" w14:textId="77777777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1C3C80D5" w14:textId="5820D54D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749D3244" w14:textId="5A0F0872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4B3E1434" w14:textId="77777777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66840C5" w14:textId="5E019A74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2730D6D" w14:textId="77777777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2C4643D7" w14:textId="77777777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48A135A4" w14:textId="71B57FC7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61C4F82F" w14:textId="77777777" w:rsidR="00C50BFF" w:rsidRDefault="00C50BFF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09BDA1A6" w14:textId="13F987D4" w:rsidR="00427458" w:rsidRPr="00B34BD5" w:rsidRDefault="00BE3024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40" w:lineRule="auto"/>
              <w:rPr>
                <w:rFonts w:asciiTheme="minorBidi" w:eastAsia="Cambria" w:hAnsiTheme="minorBidi" w:cstheme="minorBidi"/>
                <w:bCs/>
                <w:color w:val="FF5D53"/>
              </w:rPr>
            </w:pPr>
            <w:r w:rsidRPr="00B34BD5">
              <w:rPr>
                <w:rFonts w:ascii="Helvetica" w:eastAsia="Cambria" w:hAnsi="Helvetica" w:cstheme="minorBidi"/>
                <w:color w:val="222222"/>
              </w:rPr>
              <w:t>I</w:t>
            </w:r>
            <w:r w:rsidRPr="00B34BD5">
              <w:rPr>
                <w:rFonts w:ascii="Helvetica" w:hAnsi="Helvetica" w:cs="Segoe UI"/>
                <w:color w:val="0D0D0D"/>
                <w:shd w:val="clear" w:color="auto" w:fill="FFFFFF"/>
              </w:rPr>
              <w:t>n which category would you like your company to be the leader</w:t>
            </w:r>
            <w:r w:rsidR="00C50BFF" w:rsidRPr="00B34BD5">
              <w:rPr>
                <w:rFonts w:ascii="Helvetica" w:hAnsi="Helvetica" w:cs="Segoe UI"/>
                <w:color w:val="0D0D0D"/>
                <w:shd w:val="clear" w:color="auto" w:fill="FFFFFF"/>
              </w:rPr>
              <w:t>?</w:t>
            </w:r>
          </w:p>
          <w:p w14:paraId="631994F5" w14:textId="3DAEF5F9" w:rsidR="00B44AE3" w:rsidRDefault="00B44AE3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eastAsia="Cambria" w:hAnsiTheme="minorBidi" w:cstheme="minorBidi"/>
                <w:bCs/>
                <w:color w:val="FF5D53"/>
              </w:rPr>
            </w:pPr>
          </w:p>
          <w:p w14:paraId="583638A1" w14:textId="7C1F2AEB" w:rsidR="00901270" w:rsidRPr="00B44AE3" w:rsidRDefault="00B34BD5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eastAsia="Cambria" w:hAnsiTheme="minorBidi" w:cstheme="minorBidi"/>
                <w:bCs/>
                <w:color w:val="FF5D53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466F1889" wp14:editId="6CD9A1DE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5715</wp:posOffset>
                      </wp:positionV>
                      <wp:extent cx="6830695" cy="1143000"/>
                      <wp:effectExtent l="0" t="0" r="8255" b="0"/>
                      <wp:wrapNone/>
                      <wp:docPr id="952473393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8DC12F" w14:textId="77777777" w:rsidR="00616B3B" w:rsidRPr="00616B3B" w:rsidRDefault="00616B3B" w:rsidP="00616B3B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r w:rsidRPr="00616B3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  <w:t xml:space="preserve">We aim to establish </w:t>
                                  </w:r>
                                  <w:proofErr w:type="spellStart"/>
                                  <w:r w:rsidRPr="00616B3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  <w:t>ProPower</w:t>
                                  </w:r>
                                  <w:proofErr w:type="spellEnd"/>
                                  <w:r w:rsidRPr="00616B3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  <w:t xml:space="preserve"> as a leading provider of electrical power transmission and distribution solutions, particularly across LV and MV networks, utility infrastructure, substations, power cabling, protection and control, retrofit, testing &amp; commissioning, and maintenance services.</w:t>
                                  </w:r>
                                </w:p>
                                <w:p w14:paraId="3F38D8DA" w14:textId="77777777" w:rsidR="00616B3B" w:rsidRPr="00616B3B" w:rsidRDefault="00616B3B" w:rsidP="00616B3B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r w:rsidRPr="00616B3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  <w:t>Our long-term objective is to be recognized as a trusted and technically capable electrical engineering and contracting partner for utilities, EPC contractors, industrial and critical infrastructure clients across the UAE and the wider GCC region.</w:t>
                                  </w:r>
                                </w:p>
                                <w:p w14:paraId="1CF57D32" w14:textId="6B2C538A" w:rsidR="00E512F1" w:rsidRPr="00616B3B" w:rsidRDefault="00E512F1" w:rsidP="001271BC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F1889" id="_x0000_s1036" type="#_x0000_t202" style="position:absolute;margin-left:.1pt;margin-top:.45pt;width:537.85pt;height:90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" fillcolor="#f9f9f9" stroked="f" strokeweight=".5pt">
                      <v:textbox>
                        <w:txbxContent>
                          <w:p w14:paraId="1E8DC12F" w14:textId="77777777" w:rsidR="00616B3B" w:rsidRPr="00616B3B" w:rsidRDefault="00616B3B" w:rsidP="00616B3B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616B3B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  <w:t xml:space="preserve">We aim to establish </w:t>
                            </w:r>
                            <w:proofErr w:type="spellStart"/>
                            <w:r w:rsidRPr="00616B3B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  <w:t>ProPower</w:t>
                            </w:r>
                            <w:proofErr w:type="spellEnd"/>
                            <w:r w:rsidRPr="00616B3B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  <w:t xml:space="preserve"> as a leading provider of electrical power transmission and distribution solutions, particularly across LV and MV networks, utility infrastructure, substations, power cabling, protection and control, retrofit, testing &amp; commissioning, and maintenance services.</w:t>
                            </w:r>
                          </w:p>
                          <w:p w14:paraId="3F38D8DA" w14:textId="77777777" w:rsidR="00616B3B" w:rsidRPr="00616B3B" w:rsidRDefault="00616B3B" w:rsidP="00616B3B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r w:rsidRPr="00616B3B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  <w:t>Our long-term objective is to be recognized as a trusted and technically capable electrical engineering and contracting partner for utilities, EPC contractors, industrial and critical infrastructure clients across the UAE and the wider GCC region.</w:t>
                            </w:r>
                          </w:p>
                          <w:p w14:paraId="1CF57D32" w14:textId="6B2C538A" w:rsidR="00E512F1" w:rsidRPr="00616B3B" w:rsidRDefault="00E512F1" w:rsidP="001271BC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253BBA" w14:textId="2F429375" w:rsidR="00BE3024" w:rsidRDefault="00BE3024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4EFFF325" w14:textId="2760E128" w:rsidR="00F81948" w:rsidRDefault="00F81948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75E4BA8A" w14:textId="77777777" w:rsidR="00F81948" w:rsidRPr="00D96E5C" w:rsidRDefault="00F81948" w:rsidP="00BE3024">
            <w:pPr>
              <w:rPr>
                <w:rFonts w:ascii="Helvetica" w:eastAsia="Cambria" w:hAnsi="Helvetica" w:cstheme="minorBidi"/>
                <w:color w:val="222222"/>
              </w:rPr>
            </w:pPr>
          </w:p>
          <w:p w14:paraId="5048DA12" w14:textId="77777777" w:rsidR="00FF3610" w:rsidRDefault="00FF3610" w:rsidP="00FF3610">
            <w:pPr>
              <w:pStyle w:val="ListParagraph"/>
              <w:spacing w:after="160"/>
              <w:ind w:left="360"/>
              <w:rPr>
                <w:rFonts w:ascii="Helvetica" w:hAnsi="Helvetica" w:cs="Segoe UI"/>
                <w:color w:val="0D0D0D"/>
                <w:shd w:val="clear" w:color="auto" w:fill="FFFFFF"/>
              </w:rPr>
            </w:pPr>
          </w:p>
          <w:p w14:paraId="379A164E" w14:textId="77777777" w:rsidR="00FF3610" w:rsidRDefault="00FF3610" w:rsidP="00FF3610">
            <w:pPr>
              <w:pStyle w:val="ListParagraph"/>
              <w:spacing w:after="160"/>
              <w:ind w:left="360"/>
              <w:rPr>
                <w:rFonts w:ascii="Helvetica" w:hAnsi="Helvetica" w:cs="Segoe UI"/>
                <w:color w:val="0D0D0D"/>
                <w:shd w:val="clear" w:color="auto" w:fill="FFFFFF"/>
              </w:rPr>
            </w:pPr>
          </w:p>
          <w:p w14:paraId="05712677" w14:textId="4FC4E9C4" w:rsidR="00BE3024" w:rsidRPr="00B34BD5" w:rsidRDefault="00BE3024">
            <w:pPr>
              <w:pStyle w:val="ListParagraph"/>
              <w:numPr>
                <w:ilvl w:val="0"/>
                <w:numId w:val="3"/>
              </w:numPr>
              <w:spacing w:after="160"/>
              <w:rPr>
                <w:rFonts w:ascii="Helvetica" w:hAnsi="Helvetica" w:cs="Segoe UI"/>
                <w:color w:val="0D0D0D"/>
                <w:shd w:val="clear" w:color="auto" w:fill="FFFFFF"/>
              </w:rPr>
            </w:pPr>
            <w:r w:rsidRPr="00B34BD5">
              <w:rPr>
                <w:rFonts w:ascii="Helvetica" w:hAnsi="Helvetica" w:cs="Segoe UI"/>
                <w:color w:val="0D0D0D"/>
                <w:shd w:val="clear" w:color="auto" w:fill="FFFFFF"/>
              </w:rPr>
              <w:t>Describe your vision for your business. Where do you see your business in three years? What is the most important long-term goal that engages and challenges your team?</w:t>
            </w:r>
          </w:p>
          <w:p w14:paraId="1EBA6BAB" w14:textId="18F42E0A" w:rsidR="00160BFB" w:rsidRPr="00AB6B01" w:rsidRDefault="00A56245" w:rsidP="00160BFB">
            <w:pPr>
              <w:pStyle w:val="ListParagraph"/>
              <w:spacing w:after="160"/>
              <w:ind w:left="360"/>
              <w:rPr>
                <w:rFonts w:ascii="Helvetica" w:hAnsi="Helvetica" w:cs="Segoe UI"/>
                <w:color w:val="0D0D0D"/>
                <w:shd w:val="clear" w:color="auto" w:fill="FFFFFF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28E5F9C6" wp14:editId="5FBDED8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88901</wp:posOffset>
                      </wp:positionV>
                      <wp:extent cx="6830695" cy="1524000"/>
                      <wp:effectExtent l="0" t="0" r="8255" b="0"/>
                      <wp:wrapNone/>
                      <wp:docPr id="203083297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152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6151C7" w14:textId="77777777" w:rsidR="00616B3B" w:rsidRPr="00616B3B" w:rsidRDefault="00616B3B" w:rsidP="00616B3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Our vision is to establish The </w:t>
                                  </w:r>
                                  <w:proofErr w:type="spellStart"/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ProPower</w:t>
                                  </w:r>
                                  <w:proofErr w:type="spellEnd"/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 Engineering &amp; Contracting LLC as a trusted and leading electrical engineering and contracting partner in the UAE and wider GCC, recognized for reliable, technically sound and cost-effective power and electrical solutions.</w:t>
                                  </w:r>
                                </w:p>
                                <w:p w14:paraId="7D8B0E1D" w14:textId="77777777" w:rsidR="00616B3B" w:rsidRPr="00616B3B" w:rsidRDefault="00616B3B" w:rsidP="00616B3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 xml:space="preserve">Over the next three years, we aim to strengthen our position in power transmission and distribution, utility infrastructure, electrical contracting, testing &amp; commissioning, retrofit and maintenance, while expanding our capabilities in data </w:t>
                                  </w:r>
                                  <w:proofErr w:type="spellStart"/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centers</w:t>
                                  </w:r>
                                  <w:proofErr w:type="spellEnd"/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, automation and other specialized electrical solutions.</w:t>
                                  </w:r>
                                </w:p>
                                <w:p w14:paraId="5AA97208" w14:textId="77777777" w:rsidR="00616B3B" w:rsidRPr="00616B3B" w:rsidRDefault="00616B3B" w:rsidP="00616B3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Our long-term goal is to build a strong, technically capable organization that can undertake increasingly larger and more complex projects, develop strategic OEM and technology partnerships, and become a preferred partner for utilities, EPC contractors, industrial clients and critical infrastructure owners.</w:t>
                                  </w:r>
                                </w:p>
                                <w:p w14:paraId="318894B8" w14:textId="77777777" w:rsidR="00616B3B" w:rsidRPr="00616B3B" w:rsidRDefault="00616B3B" w:rsidP="00616B3B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  <w:r w:rsidRPr="00616B3B">
                                    <w:rPr>
                                      <w:color w:val="156082" w:themeColor="accent1"/>
                                      <w:lang w:val="en-AE"/>
                                    </w:rPr>
                                    <w:t>The key challenge for our team is to continuously strengthen our technical capabilities, project execution capacity and market presence while maintaining the highest standards of quality, safety and customer satisfaction.</w:t>
                                  </w:r>
                                </w:p>
                                <w:p w14:paraId="38EE5F65" w14:textId="4C173537" w:rsidR="009C01E2" w:rsidRPr="00616B3B" w:rsidRDefault="009C01E2" w:rsidP="00F534C7">
                                  <w:pPr>
                                    <w:rPr>
                                      <w:color w:val="156082" w:themeColor="accent1"/>
                                      <w:lang w:val="en-A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5F9C6" id="_x0000_s1037" type="#_x0000_t202" style="position:absolute;left:0;text-align:left;margin-left:1.8pt;margin-top:7pt;width:537.85pt;height:120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" fillcolor="#f9f9f9" stroked="f" strokeweight=".5pt">
                      <v:textbox>
                        <w:txbxContent>
                          <w:p w14:paraId="316151C7" w14:textId="77777777" w:rsidR="00616B3B" w:rsidRPr="00616B3B" w:rsidRDefault="00616B3B" w:rsidP="00616B3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 xml:space="preserve">Our vision is to establish The </w:t>
                            </w:r>
                            <w:proofErr w:type="spellStart"/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>ProPower</w:t>
                            </w:r>
                            <w:proofErr w:type="spellEnd"/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 xml:space="preserve"> Engineering &amp; Contracting LLC as a trusted and leading electrical engineering and contracting partner in the UAE and wider GCC, recognized for reliable, technically sound and cost-effective power and electrical solutions.</w:t>
                            </w:r>
                          </w:p>
                          <w:p w14:paraId="7D8B0E1D" w14:textId="77777777" w:rsidR="00616B3B" w:rsidRPr="00616B3B" w:rsidRDefault="00616B3B" w:rsidP="00616B3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 xml:space="preserve">Over the next three years, we aim to strengthen our position in power transmission and distribution, utility infrastructure, electrical contracting, testing &amp; commissioning, retrofit and maintenance, while expanding our capabilities in data </w:t>
                            </w:r>
                            <w:proofErr w:type="spellStart"/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>centers</w:t>
                            </w:r>
                            <w:proofErr w:type="spellEnd"/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>, automation and other specialized electrical solutions.</w:t>
                            </w:r>
                          </w:p>
                          <w:p w14:paraId="5AA97208" w14:textId="77777777" w:rsidR="00616B3B" w:rsidRPr="00616B3B" w:rsidRDefault="00616B3B" w:rsidP="00616B3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>Our long-term goal is to build a strong, technically capable organization that can undertake increasingly larger and more complex projects, develop strategic OEM and technology partnerships, and become a preferred partner for utilities, EPC contractors, industrial clients and critical infrastructure owners.</w:t>
                            </w:r>
                          </w:p>
                          <w:p w14:paraId="318894B8" w14:textId="77777777" w:rsidR="00616B3B" w:rsidRPr="00616B3B" w:rsidRDefault="00616B3B" w:rsidP="00616B3B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  <w:r w:rsidRPr="00616B3B">
                              <w:rPr>
                                <w:color w:val="156082" w:themeColor="accent1"/>
                                <w:lang w:val="en-AE"/>
                              </w:rPr>
                              <w:t>The key challenge for our team is to continuously strengthen our technical capabilities, project execution capacity and market presence while maintaining the highest standards of quality, safety and customer satisfaction.</w:t>
                            </w:r>
                          </w:p>
                          <w:p w14:paraId="38EE5F65" w14:textId="4C173537" w:rsidR="009C01E2" w:rsidRPr="00616B3B" w:rsidRDefault="009C01E2" w:rsidP="00F534C7">
                            <w:pPr>
                              <w:rPr>
                                <w:color w:val="156082" w:themeColor="accent1"/>
                                <w:lang w:val="en-A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DD592D" w14:textId="30DEBAA4" w:rsidR="00BE3024" w:rsidRPr="00143D5A" w:rsidRDefault="00BE3024" w:rsidP="00BE3024">
            <w:pPr>
              <w:pStyle w:val="ListParagraph"/>
              <w:spacing w:after="160" w:line="360" w:lineRule="auto"/>
              <w:ind w:left="360"/>
              <w:rPr>
                <w:rFonts w:ascii="Helvetica" w:hAnsi="Helvetica"/>
                <w:bCs/>
              </w:rPr>
            </w:pPr>
          </w:p>
          <w:p w14:paraId="26B30B29" w14:textId="4F1F149E" w:rsidR="00BE3024" w:rsidRDefault="00BE3024" w:rsidP="00BE3024">
            <w:pPr>
              <w:rPr>
                <w:rFonts w:asciiTheme="minorBidi" w:eastAsia="Cambria" w:hAnsiTheme="minorBidi" w:cstheme="minorBidi"/>
                <w:bCs/>
                <w:color w:val="FF5D53"/>
                <w:sz w:val="28"/>
                <w:szCs w:val="28"/>
              </w:rPr>
            </w:pPr>
          </w:p>
          <w:p w14:paraId="7EEB269B" w14:textId="5F59AF2D" w:rsidR="00E71DEE" w:rsidRDefault="00E71DEE" w:rsidP="00066B51">
            <w:pPr>
              <w:spacing w:line="360" w:lineRule="auto"/>
              <w:rPr>
                <w:rFonts w:asciiTheme="minorBidi" w:eastAsia="Cambria" w:hAnsiTheme="minorBidi" w:cstheme="minorBidi"/>
                <w:bCs/>
                <w:color w:val="FF5D53"/>
              </w:rPr>
            </w:pPr>
          </w:p>
          <w:p w14:paraId="7987FEDB" w14:textId="01F36ECA" w:rsidR="00B44AE3" w:rsidRDefault="00B44AE3" w:rsidP="00066B51">
            <w:pPr>
              <w:spacing w:line="360" w:lineRule="auto"/>
              <w:rPr>
                <w:rFonts w:asciiTheme="minorBidi" w:eastAsia="Cambria" w:hAnsiTheme="minorBidi" w:cstheme="minorBidi"/>
                <w:bCs/>
                <w:color w:val="FF5D53"/>
              </w:rPr>
            </w:pPr>
          </w:p>
          <w:p w14:paraId="30D6FBE6" w14:textId="7CFD3556" w:rsidR="009C01E2" w:rsidRDefault="009C01E2" w:rsidP="00066B51">
            <w:pPr>
              <w:spacing w:line="360" w:lineRule="auto"/>
              <w:rPr>
                <w:rFonts w:asciiTheme="minorBidi" w:eastAsia="Cambria" w:hAnsiTheme="minorBidi" w:cstheme="minorBidi"/>
                <w:bCs/>
                <w:color w:val="FF5D53"/>
              </w:rPr>
            </w:pPr>
          </w:p>
          <w:p w14:paraId="7B4A6CAB" w14:textId="77777777" w:rsidR="001271BC" w:rsidRPr="00CD327C" w:rsidRDefault="001271BC" w:rsidP="00CD327C">
            <w:pPr>
              <w:pStyle w:val="ListParagraph"/>
              <w:spacing w:after="160"/>
              <w:ind w:left="360"/>
              <w:rPr>
                <w:rFonts w:ascii="Helvetica" w:hAnsi="Helvetica"/>
                <w:bCs/>
                <w:color w:val="FF5D53"/>
                <w:sz w:val="28"/>
                <w:szCs w:val="28"/>
              </w:rPr>
            </w:pPr>
          </w:p>
          <w:p w14:paraId="28B22E7F" w14:textId="70F01630" w:rsidR="00AB6B01" w:rsidRPr="00D62D97" w:rsidRDefault="00AB6B01">
            <w:pPr>
              <w:pStyle w:val="ListParagraph"/>
              <w:numPr>
                <w:ilvl w:val="0"/>
                <w:numId w:val="3"/>
              </w:numPr>
              <w:spacing w:after="160"/>
              <w:rPr>
                <w:rFonts w:ascii="Helvetica" w:hAnsi="Helvetica"/>
                <w:bCs/>
                <w:color w:val="FF5D53"/>
                <w:sz w:val="28"/>
                <w:szCs w:val="28"/>
              </w:rPr>
            </w:pPr>
            <w:r w:rsidRPr="00D62D97">
              <w:rPr>
                <w:rFonts w:ascii="Helvetica" w:eastAsia="Cambria" w:hAnsi="Helvetica" w:cstheme="minorBidi"/>
                <w:color w:val="222222"/>
              </w:rPr>
              <w:t>H</w:t>
            </w:r>
            <w:r w:rsidRPr="00D62D97">
              <w:rPr>
                <w:rFonts w:ascii="Helvetica" w:hAnsi="Helvetica" w:cs="Segoe UI"/>
                <w:color w:val="0D0D0D"/>
                <w:shd w:val="clear" w:color="auto" w:fill="FFFFFF"/>
              </w:rPr>
              <w:t>ow would you characterize the business personality? (Please highlight as many as appropriate from below)</w:t>
            </w:r>
          </w:p>
          <w:p w14:paraId="771DB704" w14:textId="4CB0042C" w:rsidR="00AB6B01" w:rsidRDefault="00AB6B01" w:rsidP="00AB6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     </w:t>
            </w:r>
            <w:r w:rsidRPr="004F5179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  <w:rPrChange w:id="28" w:author="Mohammed Arshad .N.M" w:date="2026-05-04T17:44:00Z" w16du:dateUtc="2026-05-04T13:44:00Z">
                  <w:rPr>
                    <w:rFonts w:asciiTheme="minorBidi" w:eastAsia="Cambria" w:hAnsiTheme="minorBidi" w:cstheme="minorBidi"/>
                    <w:iCs/>
                    <w:color w:val="7F7F7F" w:themeColor="text1" w:themeTint="80"/>
                    <w:sz w:val="20"/>
                    <w:szCs w:val="20"/>
                  </w:rPr>
                </w:rPrChange>
              </w:rPr>
              <w:t>Energetic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Edgy, 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Friendly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Attentive, Casual, 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Formal, Business-like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Serious, Relaxed, Funny, </w:t>
            </w:r>
            <w:r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 </w:t>
            </w:r>
          </w:p>
          <w:p w14:paraId="17B5F41D" w14:textId="5616802F" w:rsidR="00AB6B01" w:rsidRDefault="00AB6B01" w:rsidP="00AB6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     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Disruptive, 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Progressive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Calm, 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Authoritative, Visionary, Capable, People-focused, Resourceful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</w:t>
            </w:r>
          </w:p>
          <w:p w14:paraId="2D38165A" w14:textId="47652A96" w:rsidR="00AB6B01" w:rsidRDefault="00AB6B01" w:rsidP="00AB6B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     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Inventive, Proactive, Problem-solving, Trustworthy, Solid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</w:t>
            </w:r>
            <w:r w:rsidRPr="00B34BD5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Cutting edge,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</w:t>
            </w:r>
            <w:r w:rsidRPr="004F5179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  <w:rPrChange w:id="29" w:author="Mohammed Arshad .N.M" w:date="2026-05-04T17:44:00Z" w16du:dateUtc="2026-05-04T13:44:00Z">
                  <w:rPr>
                    <w:rFonts w:asciiTheme="minorBidi" w:eastAsia="Cambria" w:hAnsiTheme="minorBidi" w:cstheme="minorBidi"/>
                    <w:iCs/>
                    <w:color w:val="7F7F7F" w:themeColor="text1" w:themeTint="80"/>
                    <w:sz w:val="20"/>
                    <w:szCs w:val="20"/>
                  </w:rPr>
                </w:rPrChange>
              </w:rPr>
              <w:t>Traditional,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Innovative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, </w:t>
            </w:r>
          </w:p>
          <w:p w14:paraId="02E6A50C" w14:textId="48C20E3A" w:rsidR="00AB6B01" w:rsidRPr="006663B4" w:rsidRDefault="00AB6B01" w:rsidP="00666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 xml:space="preserve">      </w:t>
            </w:r>
            <w:r w:rsidRPr="00CA04D8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</w:rPr>
              <w:t>Conservative</w:t>
            </w:r>
            <w:r w:rsidRPr="005A77F3">
              <w:rPr>
                <w:rFonts w:asciiTheme="minorBidi" w:eastAsia="Cambria" w:hAnsiTheme="minorBidi" w:cstheme="minorBidi"/>
                <w:iCs/>
                <w:color w:val="7F7F7F" w:themeColor="text1" w:themeTint="80"/>
                <w:sz w:val="20"/>
                <w:szCs w:val="20"/>
                <w:highlight w:val="yellow"/>
              </w:rPr>
              <w:t>, Modern, Corporate</w:t>
            </w:r>
          </w:p>
          <w:p w14:paraId="1F7D1A82" w14:textId="179CDA83" w:rsidR="006663B4" w:rsidRDefault="00352899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1077F859" wp14:editId="2BB2197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88900</wp:posOffset>
                      </wp:positionV>
                      <wp:extent cx="6830695" cy="1428750"/>
                      <wp:effectExtent l="0" t="0" r="8255" b="0"/>
                      <wp:wrapNone/>
                      <wp:docPr id="45099950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142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931993" w14:textId="79352D78" w:rsidR="005E10C7" w:rsidRPr="00002F2B" w:rsidRDefault="005E10C7" w:rsidP="00352899">
                                  <w:pPr>
                                    <w:jc w:val="both"/>
                                    <w:rPr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9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0301F3F7" w14:textId="189CB5B0" w:rsidR="00901270" w:rsidRDefault="00901270" w:rsidP="00F8194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77F859" id="_x0000_s1038" type="#_x0000_t202" style="position:absolute;margin-left:3.6pt;margin-top:7pt;width:537.85pt;height:112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" fillcolor="#f9f9f9" stroked="f" strokeweight=".5pt">
                      <v:textbox>
                        <w:txbxContent>
                          <w:p w14:paraId="40931993" w14:textId="79352D78" w:rsidR="005E10C7" w:rsidRPr="00002F2B" w:rsidRDefault="005E10C7" w:rsidP="00352899">
                            <w:pPr>
                              <w:jc w:val="both"/>
                              <w:rPr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9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301F3F7" w14:textId="189CB5B0" w:rsidR="00901270" w:rsidRDefault="00901270" w:rsidP="00F81948"/>
                        </w:txbxContent>
                      </v:textbox>
                    </v:shape>
                  </w:pict>
                </mc:Fallback>
              </mc:AlternateContent>
            </w:r>
          </w:p>
          <w:p w14:paraId="1A94B770" w14:textId="48EEC39B" w:rsidR="00B44AE3" w:rsidRDefault="00B44AE3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</w:rPr>
            </w:pPr>
          </w:p>
          <w:p w14:paraId="5A94FDDB" w14:textId="77777777" w:rsidR="00901270" w:rsidRDefault="00901270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</w:rPr>
            </w:pPr>
          </w:p>
          <w:p w14:paraId="221287A7" w14:textId="77777777" w:rsidR="00901270" w:rsidRDefault="00901270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</w:rPr>
            </w:pPr>
          </w:p>
          <w:p w14:paraId="18AE25DE" w14:textId="77777777" w:rsidR="001D0E92" w:rsidRDefault="001D0E92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</w:rPr>
            </w:pPr>
          </w:p>
          <w:p w14:paraId="5C66EDDD" w14:textId="77777777" w:rsidR="001D0E92" w:rsidRPr="00B44AE3" w:rsidRDefault="001D0E92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</w:rPr>
            </w:pPr>
          </w:p>
          <w:p w14:paraId="5E0CDD37" w14:textId="42E26FA8" w:rsidR="004F6736" w:rsidRPr="00B34BD5" w:rsidRDefault="004F5179">
            <w:pPr>
              <w:pStyle w:val="ListParagraph"/>
              <w:numPr>
                <w:ilvl w:val="0"/>
                <w:numId w:val="3"/>
              </w:numPr>
              <w:spacing w:after="160" w:line="480" w:lineRule="auto"/>
              <w:rPr>
                <w:rFonts w:ascii="Helvetica" w:hAnsi="Helvetica"/>
                <w:bCs/>
                <w:color w:val="FF5D53"/>
                <w:sz w:val="28"/>
                <w:szCs w:val="28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14DBE3F" wp14:editId="06194D94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166370</wp:posOffset>
                      </wp:positionV>
                      <wp:extent cx="6830695" cy="4122420"/>
                      <wp:effectExtent l="0" t="0" r="8255" b="0"/>
                      <wp:wrapNone/>
                      <wp:docPr id="50671585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4122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32E51" w14:textId="01182E31" w:rsidR="00FF3610" w:rsidRPr="004F5179" w:rsidRDefault="00FF3610" w:rsidP="00F81948">
                                  <w:pP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  <w:rPrChange w:id="30" w:author="Mohammed Arshad .N.M" w:date="2026-05-04T17:48:00Z" w16du:dateUtc="2026-05-04T13:48:00Z">
                                        <w:rPr>
                                          <w:b/>
                                          <w:bCs/>
                                        </w:rPr>
                                      </w:rPrChange>
                                    </w:rPr>
                                  </w:pPr>
                                </w:p>
                                <w:p w14:paraId="4FE9B6A3" w14:textId="29ADFA2B" w:rsidR="00FF3610" w:rsidRPr="004F5179" w:rsidRDefault="00FF3610" w:rsidP="00F81948">
                                  <w:pPr>
                                    <w:rPr>
                                      <w:sz w:val="14"/>
                                      <w:szCs w:val="14"/>
                                      <w:rPrChange w:id="31" w:author="Mohammed Arshad .N.M" w:date="2026-05-04T17:48:00Z" w16du:dateUtc="2026-05-04T13:48:00Z">
                                        <w:rPr/>
                                      </w:rPrChange>
                                    </w:rPr>
                                  </w:pPr>
                                  <w:r w:rsidRPr="004F5179">
                                    <w:rPr>
                                      <w:sz w:val="14"/>
                                      <w:szCs w:val="14"/>
                                      <w:rPrChange w:id="32" w:author="Mohammed Arshad .N.M" w:date="2026-05-04T17:48:00Z" w16du:dateUtc="2026-05-04T13:48:00Z">
                                        <w:rPr/>
                                      </w:rPrChange>
                                    </w:rPr>
                                    <w:t>GECO</w:t>
                                  </w:r>
                                </w:p>
                                <w:p w14:paraId="7D5A4176" w14:textId="58577511" w:rsidR="00FF3610" w:rsidRPr="004F5179" w:rsidRDefault="00FF3610" w:rsidP="00F81948">
                                  <w:pPr>
                                    <w:rPr>
                                      <w:sz w:val="14"/>
                                      <w:szCs w:val="14"/>
                                      <w:rPrChange w:id="33" w:author="Mohammed Arshad .N.M" w:date="2026-05-04T17:48:00Z" w16du:dateUtc="2026-05-04T13:48:00Z">
                                        <w:rPr/>
                                      </w:rPrChange>
                                    </w:rPr>
                                  </w:pPr>
                                  <w:r w:rsidRPr="004F5179">
                                    <w:rPr>
                                      <w:sz w:val="14"/>
                                      <w:szCs w:val="14"/>
                                      <w:rPrChange w:id="34" w:author="Mohammed Arshad .N.M" w:date="2026-05-04T17:48:00Z" w16du:dateUtc="2026-05-04T13:48:00Z">
                                        <w:rPr/>
                                      </w:rPrChange>
                                    </w:rPr>
                                    <w:t xml:space="preserve">Loyal Contracting </w:t>
                                  </w:r>
                                </w:p>
                                <w:p w14:paraId="69CC29ED" w14:textId="5871463B" w:rsidR="00FF3610" w:rsidRPr="004F5179" w:rsidRDefault="00FF3610" w:rsidP="00F81948">
                                  <w:pPr>
                                    <w:rPr>
                                      <w:ins w:id="35" w:author="Mohammed Arshad .N.M" w:date="2026-05-04T17:48:00Z" w16du:dateUtc="2026-05-04T13:48:00Z"/>
                                      <w:sz w:val="14"/>
                                      <w:szCs w:val="14"/>
                                      <w:rPrChange w:id="36" w:author="Mohammed Arshad .N.M" w:date="2026-05-04T17:48:00Z" w16du:dateUtc="2026-05-04T13:48:00Z">
                                        <w:rPr>
                                          <w:ins w:id="37" w:author="Mohammed Arshad .N.M" w:date="2026-05-04T17:48:00Z" w16du:dateUtc="2026-05-04T13:48:00Z"/>
                                          <w:sz w:val="16"/>
                                          <w:szCs w:val="16"/>
                                        </w:rPr>
                                      </w:rPrChange>
                                    </w:rPr>
                                  </w:pPr>
                                  <w:r w:rsidRPr="004F5179">
                                    <w:rPr>
                                      <w:sz w:val="14"/>
                                      <w:szCs w:val="14"/>
                                      <w:rPrChange w:id="38" w:author="Mohammed Arshad .N.M" w:date="2026-05-04T17:48:00Z" w16du:dateUtc="2026-05-04T13:48:00Z">
                                        <w:rPr/>
                                      </w:rPrChange>
                                    </w:rPr>
                                    <w:t xml:space="preserve">Scan Electromechanical </w:t>
                                  </w:r>
                                </w:p>
                                <w:p w14:paraId="5DD17560" w14:textId="509E3C8A" w:rsidR="004F5179" w:rsidRPr="004F5179" w:rsidRDefault="004F5179" w:rsidP="00F81948">
                                  <w:pPr>
                                    <w:rPr>
                                      <w:ins w:id="39" w:author="Mohammed Arshad .N.M" w:date="2026-05-04T17:45:00Z" w16du:dateUtc="2026-05-04T13:45:00Z"/>
                                      <w:sz w:val="14"/>
                                      <w:szCs w:val="14"/>
                                      <w:rPrChange w:id="40" w:author="Mohammed Arshad .N.M" w:date="2026-05-04T17:48:00Z" w16du:dateUtc="2026-05-04T13:48:00Z">
                                        <w:rPr>
                                          <w:ins w:id="41" w:author="Mohammed Arshad .N.M" w:date="2026-05-04T17:45:00Z" w16du:dateUtc="2026-05-04T13:45:00Z"/>
                                        </w:rPr>
                                      </w:rPrChange>
                                    </w:rPr>
                                  </w:pPr>
                                  <w:ins w:id="42" w:author="Mohammed Arshad .N.M" w:date="2026-05-04T17:48:00Z" w16du:dateUtc="2026-05-04T13:48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43" w:author="Mohammed Arshad .N.M" w:date="2026-05-04T17:48:00Z" w16du:dateUtc="2026-05-04T13:48:00Z">
                                          <w:rPr>
                                            <w:sz w:val="16"/>
                                            <w:szCs w:val="16"/>
                                          </w:rPr>
                                        </w:rPrChange>
                                      </w:rPr>
                                      <w:t>L&amp;T</w:t>
                                    </w:r>
                                  </w:ins>
                                </w:p>
                                <w:p w14:paraId="7EBA3087" w14:textId="6C9BD750" w:rsidR="004F5179" w:rsidRPr="004F5179" w:rsidRDefault="004F5179" w:rsidP="00F81948">
                                  <w:pPr>
                                    <w:rPr>
                                      <w:ins w:id="44" w:author="Mohammed Arshad .N.M" w:date="2026-05-04T17:45:00Z" w16du:dateUtc="2026-05-04T13:45:00Z"/>
                                      <w:sz w:val="14"/>
                                      <w:szCs w:val="14"/>
                                      <w:rPrChange w:id="45" w:author="Mohammed Arshad .N.M" w:date="2026-05-04T17:48:00Z" w16du:dateUtc="2026-05-04T13:48:00Z">
                                        <w:rPr>
                                          <w:ins w:id="46" w:author="Mohammed Arshad .N.M" w:date="2026-05-04T17:45:00Z" w16du:dateUtc="2026-05-04T13:45:00Z"/>
                                        </w:rPr>
                                      </w:rPrChange>
                                    </w:rPr>
                                  </w:pPr>
                                  <w:ins w:id="47" w:author="Mohammed Arshad .N.M" w:date="2026-05-04T17:45:00Z" w16du:dateUtc="2026-05-04T13:45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48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3 Phase Electrical</w:t>
                                    </w:r>
                                  </w:ins>
                                </w:p>
                                <w:p w14:paraId="27BE98C8" w14:textId="754A3D0E" w:rsidR="004F5179" w:rsidRPr="004F5179" w:rsidRDefault="004F5179" w:rsidP="00F81948">
                                  <w:pPr>
                                    <w:rPr>
                                      <w:ins w:id="49" w:author="Mohammed Arshad .N.M" w:date="2026-05-04T17:46:00Z" w16du:dateUtc="2026-05-04T13:46:00Z"/>
                                      <w:sz w:val="14"/>
                                      <w:szCs w:val="14"/>
                                      <w:rPrChange w:id="50" w:author="Mohammed Arshad .N.M" w:date="2026-05-04T17:48:00Z" w16du:dateUtc="2026-05-04T13:48:00Z">
                                        <w:rPr>
                                          <w:ins w:id="51" w:author="Mohammed Arshad .N.M" w:date="2026-05-04T17:46:00Z" w16du:dateUtc="2026-05-04T13:46:00Z"/>
                                        </w:rPr>
                                      </w:rPrChange>
                                    </w:rPr>
                                  </w:pPr>
                                  <w:ins w:id="52" w:author="Mohammed Arshad .N.M" w:date="2026-05-04T17:46:00Z" w16du:dateUtc="2026-05-04T13:46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53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AASA</w:t>
                                    </w:r>
                                  </w:ins>
                                </w:p>
                                <w:p w14:paraId="5A299A32" w14:textId="70F3696C" w:rsidR="004F5179" w:rsidRPr="004F5179" w:rsidRDefault="004F5179" w:rsidP="00F81948">
                                  <w:pPr>
                                    <w:rPr>
                                      <w:ins w:id="54" w:author="Mohammed Arshad .N.M" w:date="2026-05-04T17:46:00Z" w16du:dateUtc="2026-05-04T13:46:00Z"/>
                                      <w:sz w:val="14"/>
                                      <w:szCs w:val="14"/>
                                      <w:rPrChange w:id="55" w:author="Mohammed Arshad .N.M" w:date="2026-05-04T17:48:00Z" w16du:dateUtc="2026-05-04T13:48:00Z">
                                        <w:rPr>
                                          <w:ins w:id="56" w:author="Mohammed Arshad .N.M" w:date="2026-05-04T17:46:00Z" w16du:dateUtc="2026-05-04T13:46:00Z"/>
                                        </w:rPr>
                                      </w:rPrChange>
                                    </w:rPr>
                                  </w:pPr>
                                  <w:ins w:id="57" w:author="Mohammed Arshad .N.M" w:date="2026-05-04T17:46:00Z" w16du:dateUtc="2026-05-04T13:46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58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Ray International</w:t>
                                    </w:r>
                                  </w:ins>
                                </w:p>
                                <w:p w14:paraId="165E26B1" w14:textId="7D228D2E" w:rsidR="004F5179" w:rsidRPr="004F5179" w:rsidRDefault="004F5179" w:rsidP="00F81948">
                                  <w:pPr>
                                    <w:rPr>
                                      <w:ins w:id="59" w:author="Mohammed Arshad .N.M" w:date="2026-05-04T17:46:00Z" w16du:dateUtc="2026-05-04T13:46:00Z"/>
                                      <w:sz w:val="14"/>
                                      <w:szCs w:val="14"/>
                                      <w:rPrChange w:id="60" w:author="Mohammed Arshad .N.M" w:date="2026-05-04T17:48:00Z" w16du:dateUtc="2026-05-04T13:48:00Z">
                                        <w:rPr>
                                          <w:ins w:id="61" w:author="Mohammed Arshad .N.M" w:date="2026-05-04T17:46:00Z" w16du:dateUtc="2026-05-04T13:46:00Z"/>
                                        </w:rPr>
                                      </w:rPrChange>
                                    </w:rPr>
                                  </w:pPr>
                                  <w:proofErr w:type="spellStart"/>
                                  <w:ins w:id="62" w:author="Mohammed Arshad .N.M" w:date="2026-05-04T17:46:00Z" w16du:dateUtc="2026-05-04T13:46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63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Voltran</w:t>
                                    </w:r>
                                    <w:proofErr w:type="spellEnd"/>
                                  </w:ins>
                                </w:p>
                                <w:p w14:paraId="408B0926" w14:textId="363A3510" w:rsidR="004F5179" w:rsidRPr="004F5179" w:rsidRDefault="004F5179" w:rsidP="00F81948">
                                  <w:pPr>
                                    <w:rPr>
                                      <w:ins w:id="64" w:author="Mohammed Arshad .N.M" w:date="2026-05-04T17:46:00Z" w16du:dateUtc="2026-05-04T13:46:00Z"/>
                                      <w:sz w:val="14"/>
                                      <w:szCs w:val="14"/>
                                      <w:rPrChange w:id="65" w:author="Mohammed Arshad .N.M" w:date="2026-05-04T17:48:00Z" w16du:dateUtc="2026-05-04T13:48:00Z">
                                        <w:rPr>
                                          <w:ins w:id="66" w:author="Mohammed Arshad .N.M" w:date="2026-05-04T17:46:00Z" w16du:dateUtc="2026-05-04T13:46:00Z"/>
                                        </w:rPr>
                                      </w:rPrChange>
                                    </w:rPr>
                                  </w:pPr>
                                  <w:ins w:id="67" w:author="Mohammed Arshad .N.M" w:date="2026-05-04T17:46:00Z" w16du:dateUtc="2026-05-04T13:46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68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Winstar</w:t>
                                    </w:r>
                                  </w:ins>
                                </w:p>
                                <w:p w14:paraId="794D81AD" w14:textId="0C456E06" w:rsidR="004F5179" w:rsidRPr="004F5179" w:rsidRDefault="004F5179" w:rsidP="00F81948">
                                  <w:pPr>
                                    <w:rPr>
                                      <w:ins w:id="69" w:author="Mohammed Arshad .N.M" w:date="2026-05-04T17:46:00Z" w16du:dateUtc="2026-05-04T13:46:00Z"/>
                                      <w:sz w:val="16"/>
                                      <w:szCs w:val="16"/>
                                      <w:rPrChange w:id="70" w:author="Mohammed Arshad .N.M" w:date="2026-05-04T17:48:00Z" w16du:dateUtc="2026-05-04T13:48:00Z">
                                        <w:rPr>
                                          <w:ins w:id="71" w:author="Mohammed Arshad .N.M" w:date="2026-05-04T17:46:00Z" w16du:dateUtc="2026-05-04T13:46:00Z"/>
                                        </w:rPr>
                                      </w:rPrChange>
                                    </w:rPr>
                                  </w:pPr>
                                  <w:proofErr w:type="spellStart"/>
                                  <w:ins w:id="72" w:author="Mohammed Arshad .N.M" w:date="2026-05-04T17:46:00Z" w16du:dateUtc="2026-05-04T13:46:00Z">
                                    <w:r w:rsidRPr="004F5179">
                                      <w:rPr>
                                        <w:sz w:val="16"/>
                                        <w:szCs w:val="16"/>
                                        <w:rPrChange w:id="73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Danway</w:t>
                                    </w:r>
                                    <w:proofErr w:type="spellEnd"/>
                                  </w:ins>
                                </w:p>
                                <w:p w14:paraId="36E002BD" w14:textId="77777777" w:rsidR="004F5179" w:rsidRPr="004F5179" w:rsidRDefault="004F5179" w:rsidP="00F81948">
                                  <w:pPr>
                                    <w:rPr>
                                      <w:ins w:id="74" w:author="Mohammed Arshad .N.M" w:date="2026-05-04T17:47:00Z" w16du:dateUtc="2026-05-04T13:47:00Z"/>
                                      <w:sz w:val="16"/>
                                      <w:szCs w:val="16"/>
                                      <w:rPrChange w:id="75" w:author="Mohammed Arshad .N.M" w:date="2026-05-04T17:48:00Z" w16du:dateUtc="2026-05-04T13:48:00Z">
                                        <w:rPr>
                                          <w:ins w:id="76" w:author="Mohammed Arshad .N.M" w:date="2026-05-04T17:47:00Z" w16du:dateUtc="2026-05-04T13:47:00Z"/>
                                          <w:sz w:val="20"/>
                                          <w:szCs w:val="20"/>
                                        </w:rPr>
                                      </w:rPrChange>
                                    </w:rPr>
                                  </w:pPr>
                                  <w:ins w:id="77" w:author="Mohammed Arshad .N.M" w:date="2026-05-04T17:46:00Z" w16du:dateUtc="2026-05-04T13:46:00Z">
                                    <w:r w:rsidRPr="004F5179">
                                      <w:rPr>
                                        <w:sz w:val="16"/>
                                        <w:szCs w:val="16"/>
                                        <w:rPrChange w:id="78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 xml:space="preserve">EHV </w:t>
                                    </w:r>
                                  </w:ins>
                                </w:p>
                                <w:p w14:paraId="254B032A" w14:textId="3C9790A2" w:rsidR="004F5179" w:rsidRPr="004F5179" w:rsidRDefault="004F5179" w:rsidP="00F81948">
                                  <w:pPr>
                                    <w:rPr>
                                      <w:ins w:id="79" w:author="Mohammed Arshad .N.M" w:date="2026-05-04T17:45:00Z" w16du:dateUtc="2026-05-04T13:45:00Z"/>
                                      <w:sz w:val="16"/>
                                      <w:szCs w:val="16"/>
                                      <w:rPrChange w:id="80" w:author="Mohammed Arshad .N.M" w:date="2026-05-04T17:48:00Z" w16du:dateUtc="2026-05-04T13:48:00Z">
                                        <w:rPr>
                                          <w:ins w:id="81" w:author="Mohammed Arshad .N.M" w:date="2026-05-04T17:45:00Z" w16du:dateUtc="2026-05-04T13:45:00Z"/>
                                        </w:rPr>
                                      </w:rPrChange>
                                    </w:rPr>
                                  </w:pPr>
                                  <w:ins w:id="82" w:author="Mohammed Arshad .N.M" w:date="2026-05-04T17:47:00Z" w16du:dateUtc="2026-05-04T13:47:00Z">
                                    <w:r w:rsidRPr="004F5179">
                                      <w:rPr>
                                        <w:sz w:val="16"/>
                                        <w:szCs w:val="16"/>
                                        <w:rPrChange w:id="83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EMC</w:t>
                                    </w:r>
                                    <w:r w:rsidRPr="004F5179">
                                      <w:rPr>
                                        <w:sz w:val="16"/>
                                        <w:szCs w:val="16"/>
                                        <w:rPrChange w:id="84" w:author="Mohammed Arshad .N.M" w:date="2026-05-04T17:48:00Z" w16du:dateUtc="2026-05-04T13:48:00Z">
                                          <w:rPr>
                                            <w:sz w:val="20"/>
                                            <w:szCs w:val="20"/>
                                          </w:rPr>
                                        </w:rPrChange>
                                      </w:rPr>
                                      <w:t xml:space="preserve"> Electromechanical</w:t>
                                    </w:r>
                                  </w:ins>
                                </w:p>
                                <w:p w14:paraId="5EC7A39B" w14:textId="25F0D792" w:rsidR="004F5179" w:rsidRPr="004F5179" w:rsidRDefault="004F5179" w:rsidP="00F81948">
                                  <w:pPr>
                                    <w:rPr>
                                      <w:ins w:id="85" w:author="Mohammed Arshad .N.M" w:date="2026-05-04T17:47:00Z" w16du:dateUtc="2026-05-04T13:47:00Z"/>
                                      <w:sz w:val="16"/>
                                      <w:szCs w:val="16"/>
                                      <w:rPrChange w:id="86" w:author="Mohammed Arshad .N.M" w:date="2026-05-04T17:48:00Z" w16du:dateUtc="2026-05-04T13:48:00Z">
                                        <w:rPr>
                                          <w:ins w:id="87" w:author="Mohammed Arshad .N.M" w:date="2026-05-04T17:47:00Z" w16du:dateUtc="2026-05-04T13:47:00Z"/>
                                          <w:sz w:val="20"/>
                                          <w:szCs w:val="20"/>
                                        </w:rPr>
                                      </w:rPrChange>
                                    </w:rPr>
                                  </w:pPr>
                                  <w:ins w:id="88" w:author="Mohammed Arshad .N.M" w:date="2026-05-04T17:47:00Z" w16du:dateUtc="2026-05-04T13:47:00Z">
                                    <w:r w:rsidRPr="004F5179">
                                      <w:rPr>
                                        <w:sz w:val="16"/>
                                        <w:szCs w:val="16"/>
                                        <w:rPrChange w:id="89" w:author="Mohammed Arshad .N.M" w:date="2026-05-04T17:48:00Z" w16du:dateUtc="2026-05-04T13:48:00Z">
                                          <w:rPr/>
                                        </w:rPrChange>
                                      </w:rPr>
                                      <w:t>ACECO</w:t>
                                    </w:r>
                                  </w:ins>
                                </w:p>
                                <w:p w14:paraId="5C9F64ED" w14:textId="32EDC2C7" w:rsidR="004F5179" w:rsidRPr="004F5179" w:rsidRDefault="004F5179" w:rsidP="00F81948">
                                  <w:pPr>
                                    <w:rPr>
                                      <w:ins w:id="90" w:author="Mohammed Arshad .N.M" w:date="2026-05-04T17:47:00Z" w16du:dateUtc="2026-05-04T13:47:00Z"/>
                                      <w:sz w:val="16"/>
                                      <w:szCs w:val="16"/>
                                      <w:rPrChange w:id="91" w:author="Mohammed Arshad .N.M" w:date="2026-05-04T17:48:00Z" w16du:dateUtc="2026-05-04T13:48:00Z">
                                        <w:rPr>
                                          <w:ins w:id="92" w:author="Mohammed Arshad .N.M" w:date="2026-05-04T17:47:00Z" w16du:dateUtc="2026-05-04T13:47:00Z"/>
                                          <w:sz w:val="20"/>
                                          <w:szCs w:val="20"/>
                                        </w:rPr>
                                      </w:rPrChange>
                                    </w:rPr>
                                  </w:pPr>
                                  <w:ins w:id="93" w:author="Mohammed Arshad .N.M" w:date="2026-05-04T17:47:00Z" w16du:dateUtc="2026-05-04T13:47:00Z">
                                    <w:r w:rsidRPr="004F5179">
                                      <w:rPr>
                                        <w:sz w:val="16"/>
                                        <w:szCs w:val="16"/>
                                        <w:rPrChange w:id="94" w:author="Mohammed Arshad .N.M" w:date="2026-05-04T17:48:00Z" w16du:dateUtc="2026-05-04T13:48:00Z">
                                          <w:rPr>
                                            <w:sz w:val="20"/>
                                            <w:szCs w:val="20"/>
                                          </w:rPr>
                                        </w:rPrChange>
                                      </w:rPr>
                                      <w:t>REMCON</w:t>
                                    </w:r>
                                  </w:ins>
                                </w:p>
                                <w:p w14:paraId="7E79D7FA" w14:textId="57EAD9E6" w:rsidR="004F5179" w:rsidRPr="004F5179" w:rsidRDefault="004F5179" w:rsidP="00F81948">
                                  <w:pPr>
                                    <w:rPr>
                                      <w:ins w:id="95" w:author="Mohammed Arshad .N.M" w:date="2026-05-04T17:48:00Z" w16du:dateUtc="2026-05-04T13:48:00Z"/>
                                      <w:sz w:val="14"/>
                                      <w:szCs w:val="14"/>
                                      <w:rPrChange w:id="96" w:author="Mohammed Arshad .N.M" w:date="2026-05-04T17:48:00Z" w16du:dateUtc="2026-05-04T13:48:00Z">
                                        <w:rPr>
                                          <w:ins w:id="97" w:author="Mohammed Arshad .N.M" w:date="2026-05-04T17:48:00Z" w16du:dateUtc="2026-05-04T13:48:00Z"/>
                                          <w:sz w:val="16"/>
                                          <w:szCs w:val="16"/>
                                        </w:rPr>
                                      </w:rPrChange>
                                    </w:rPr>
                                  </w:pPr>
                                  <w:ins w:id="98" w:author="Mohammed Arshad .N.M" w:date="2026-05-04T17:47:00Z" w16du:dateUtc="2026-05-04T13:47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99" w:author="Mohammed Arshad .N.M" w:date="2026-05-04T17:48:00Z" w16du:dateUtc="2026-05-04T13:48:00Z">
                                          <w:rPr>
                                            <w:sz w:val="20"/>
                                            <w:szCs w:val="20"/>
                                          </w:rPr>
                                        </w:rPrChange>
                                      </w:rPr>
                                      <w:t>OHL Contracting</w:t>
                                    </w:r>
                                  </w:ins>
                                </w:p>
                                <w:p w14:paraId="727DB8F6" w14:textId="7A937578" w:rsidR="004F5179" w:rsidRPr="004F5179" w:rsidRDefault="004F5179" w:rsidP="00F81948">
                                  <w:pPr>
                                    <w:rPr>
                                      <w:ins w:id="100" w:author="Mohammed Arshad .N.M" w:date="2026-05-04T17:48:00Z" w16du:dateUtc="2026-05-04T13:48:00Z"/>
                                      <w:sz w:val="14"/>
                                      <w:szCs w:val="14"/>
                                      <w:rPrChange w:id="101" w:author="Mohammed Arshad .N.M" w:date="2026-05-04T17:48:00Z" w16du:dateUtc="2026-05-04T13:48:00Z">
                                        <w:rPr>
                                          <w:ins w:id="102" w:author="Mohammed Arshad .N.M" w:date="2026-05-04T17:48:00Z" w16du:dateUtc="2026-05-04T13:48:00Z"/>
                                          <w:sz w:val="16"/>
                                          <w:szCs w:val="16"/>
                                        </w:rPr>
                                      </w:rPrChange>
                                    </w:rPr>
                                  </w:pPr>
                                  <w:ins w:id="103" w:author="Mohammed Arshad .N.M" w:date="2026-05-04T17:48:00Z" w16du:dateUtc="2026-05-04T13:48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104" w:author="Mohammed Arshad .N.M" w:date="2026-05-04T17:48:00Z" w16du:dateUtc="2026-05-04T13:48:00Z">
                                          <w:rPr>
                                            <w:sz w:val="16"/>
                                            <w:szCs w:val="16"/>
                                          </w:rPr>
                                        </w:rPrChange>
                                      </w:rPr>
                                      <w:t>Patel Trading</w:t>
                                    </w:r>
                                  </w:ins>
                                </w:p>
                                <w:p w14:paraId="79872B65" w14:textId="496F4984" w:rsidR="004F5179" w:rsidRPr="004F5179" w:rsidRDefault="004F5179" w:rsidP="00F81948">
                                  <w:pPr>
                                    <w:rPr>
                                      <w:ins w:id="105" w:author="Mohammed Arshad .N.M" w:date="2026-05-04T17:45:00Z" w16du:dateUtc="2026-05-04T13:45:00Z"/>
                                      <w:sz w:val="14"/>
                                      <w:szCs w:val="14"/>
                                      <w:rPrChange w:id="106" w:author="Mohammed Arshad .N.M" w:date="2026-05-04T17:48:00Z" w16du:dateUtc="2026-05-04T13:48:00Z">
                                        <w:rPr>
                                          <w:ins w:id="107" w:author="Mohammed Arshad .N.M" w:date="2026-05-04T17:45:00Z" w16du:dateUtc="2026-05-04T13:45:00Z"/>
                                        </w:rPr>
                                      </w:rPrChange>
                                    </w:rPr>
                                  </w:pPr>
                                  <w:ins w:id="108" w:author="Mohammed Arshad .N.M" w:date="2026-05-04T17:48:00Z" w16du:dateUtc="2026-05-04T13:48:00Z">
                                    <w:r w:rsidRPr="004F5179">
                                      <w:rPr>
                                        <w:sz w:val="14"/>
                                        <w:szCs w:val="14"/>
                                        <w:rPrChange w:id="109" w:author="Mohammed Arshad .N.M" w:date="2026-05-04T17:48:00Z" w16du:dateUtc="2026-05-04T13:48:00Z">
                                          <w:rPr>
                                            <w:sz w:val="16"/>
                                            <w:szCs w:val="16"/>
                                          </w:rPr>
                                        </w:rPrChange>
                                      </w:rPr>
                                      <w:t>Power Connect E&amp;M</w:t>
                                    </w:r>
                                  </w:ins>
                                </w:p>
                                <w:p w14:paraId="55A12434" w14:textId="2EEAB842" w:rsidR="004F5179" w:rsidRDefault="004F5179" w:rsidP="00F81948">
                                  <w:pPr>
                                    <w:rPr>
                                      <w:ins w:id="110" w:author="Mohammed Arshad .N.M" w:date="2026-05-04T17:49:00Z" w16du:dateUtc="2026-05-04T13:49:00Z"/>
                                      <w:sz w:val="18"/>
                                      <w:szCs w:val="18"/>
                                    </w:rPr>
                                  </w:pPr>
                                  <w:ins w:id="111" w:author="Mohammed Arshad .N.M" w:date="2026-05-04T17:48:00Z" w16du:dateUtc="2026-05-04T13:48:00Z">
                                    <w:r w:rsidRPr="004F5179">
                                      <w:rPr>
                                        <w:sz w:val="18"/>
                                        <w:szCs w:val="18"/>
                                        <w:rPrChange w:id="112" w:author="Mohammed Arshad .N.M" w:date="2026-05-04T17:48:00Z" w16du:dateUtc="2026-05-04T13:48:00Z">
                                          <w:rPr>
                                            <w:sz w:val="20"/>
                                            <w:szCs w:val="20"/>
                                          </w:rPr>
                                        </w:rPrChange>
                                      </w:rPr>
                                      <w:t>PESCO</w:t>
                                    </w:r>
                                  </w:ins>
                                </w:p>
                                <w:p w14:paraId="6F130CED" w14:textId="3071E8D6" w:rsidR="004F5179" w:rsidRDefault="004F5179" w:rsidP="00F8194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ins w:id="113" w:author="Mohammed Arshad .N.M" w:date="2026-05-04T17:49:00Z" w16du:dateUtc="2026-05-04T13:49:00Z"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MEGA POWER</w:t>
                                    </w:r>
                                  </w:ins>
                                </w:p>
                                <w:p w14:paraId="4ACA7326" w14:textId="0643CB27" w:rsidR="00547442" w:rsidRDefault="00547442" w:rsidP="00F8194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ACUME</w:t>
                                  </w:r>
                                </w:p>
                                <w:p w14:paraId="5FCF44E9" w14:textId="57A9C1B6" w:rsidR="00547442" w:rsidRDefault="00547442" w:rsidP="00F8194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Unisys power solutions</w:t>
                                  </w:r>
                                </w:p>
                                <w:p w14:paraId="00C6090F" w14:textId="4BF5EEAF" w:rsidR="00547442" w:rsidRPr="004F5179" w:rsidRDefault="00547442" w:rsidP="00F81948">
                                  <w:pPr>
                                    <w:rPr>
                                      <w:ins w:id="114" w:author="Mohammed Arshad .N.M" w:date="2026-05-04T17:45:00Z" w16du:dateUtc="2026-05-04T13:45:00Z"/>
                                      <w:sz w:val="20"/>
                                      <w:szCs w:val="20"/>
                                      <w:rPrChange w:id="115" w:author="Mohammed Arshad .N.M" w:date="2026-05-04T17:48:00Z" w16du:dateUtc="2026-05-04T13:48:00Z">
                                        <w:rPr>
                                          <w:ins w:id="116" w:author="Mohammed Arshad .N.M" w:date="2026-05-04T17:45:00Z" w16du:dateUtc="2026-05-04T13:45:00Z"/>
                                        </w:rPr>
                                      </w:rPrChange>
                                    </w:rPr>
                                  </w:pPr>
                                </w:p>
                                <w:p w14:paraId="6A654AB1" w14:textId="77777777" w:rsidR="004F5179" w:rsidRPr="004F5179" w:rsidRDefault="004F5179" w:rsidP="00F81948">
                                  <w:pPr>
                                    <w:rPr>
                                      <w:sz w:val="20"/>
                                      <w:szCs w:val="20"/>
                                      <w:rPrChange w:id="117" w:author="Mohammed Arshad .N.M" w:date="2026-05-04T17:48:00Z" w16du:dateUtc="2026-05-04T13:48:00Z">
                                        <w:rPr/>
                                      </w:rPrChange>
                                    </w:rPr>
                                  </w:pPr>
                                </w:p>
                                <w:p w14:paraId="6B6142A9" w14:textId="77777777" w:rsidR="00B34BD5" w:rsidRPr="00002F2B" w:rsidRDefault="00B34BD5" w:rsidP="00F8194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DBE3F" id="_x0000_s1039" type="#_x0000_t202" style="position:absolute;left:0;text-align:left;margin-left:13.8pt;margin-top:13.1pt;width:537.85pt;height:324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" fillcolor="#f9f9f9" stroked="f" strokeweight=".5pt">
                      <v:textbox>
                        <w:txbxContent>
                          <w:p w14:paraId="2B432E51" w14:textId="01182E31" w:rsidR="00FF3610" w:rsidRPr="004F5179" w:rsidRDefault="00FF3610" w:rsidP="00F81948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rPrChange w:id="118" w:author="Mohammed Arshad .N.M" w:date="2026-05-04T17:48:00Z" w16du:dateUtc="2026-05-04T13:48:00Z">
                                  <w:rPr>
                                    <w:b/>
                                    <w:bCs/>
                                  </w:rPr>
                                </w:rPrChange>
                              </w:rPr>
                            </w:pPr>
                          </w:p>
                          <w:p w14:paraId="4FE9B6A3" w14:textId="29ADFA2B" w:rsidR="00FF3610" w:rsidRPr="004F5179" w:rsidRDefault="00FF3610" w:rsidP="00F81948">
                            <w:pPr>
                              <w:rPr>
                                <w:sz w:val="14"/>
                                <w:szCs w:val="14"/>
                                <w:rPrChange w:id="119" w:author="Mohammed Arshad .N.M" w:date="2026-05-04T17:48:00Z" w16du:dateUtc="2026-05-04T13:48:00Z">
                                  <w:rPr/>
                                </w:rPrChange>
                              </w:rPr>
                            </w:pPr>
                            <w:r w:rsidRPr="004F5179">
                              <w:rPr>
                                <w:sz w:val="14"/>
                                <w:szCs w:val="14"/>
                                <w:rPrChange w:id="120" w:author="Mohammed Arshad .N.M" w:date="2026-05-04T17:48:00Z" w16du:dateUtc="2026-05-04T13:48:00Z">
                                  <w:rPr/>
                                </w:rPrChange>
                              </w:rPr>
                              <w:t>GECO</w:t>
                            </w:r>
                          </w:p>
                          <w:p w14:paraId="7D5A4176" w14:textId="58577511" w:rsidR="00FF3610" w:rsidRPr="004F5179" w:rsidRDefault="00FF3610" w:rsidP="00F81948">
                            <w:pPr>
                              <w:rPr>
                                <w:sz w:val="14"/>
                                <w:szCs w:val="14"/>
                                <w:rPrChange w:id="121" w:author="Mohammed Arshad .N.M" w:date="2026-05-04T17:48:00Z" w16du:dateUtc="2026-05-04T13:48:00Z">
                                  <w:rPr/>
                                </w:rPrChange>
                              </w:rPr>
                            </w:pPr>
                            <w:r w:rsidRPr="004F5179">
                              <w:rPr>
                                <w:sz w:val="14"/>
                                <w:szCs w:val="14"/>
                                <w:rPrChange w:id="122" w:author="Mohammed Arshad .N.M" w:date="2026-05-04T17:48:00Z" w16du:dateUtc="2026-05-04T13:48:00Z">
                                  <w:rPr/>
                                </w:rPrChange>
                              </w:rPr>
                              <w:t xml:space="preserve">Loyal Contracting </w:t>
                            </w:r>
                          </w:p>
                          <w:p w14:paraId="69CC29ED" w14:textId="5871463B" w:rsidR="00FF3610" w:rsidRPr="004F5179" w:rsidRDefault="00FF3610" w:rsidP="00F81948">
                            <w:pPr>
                              <w:rPr>
                                <w:ins w:id="123" w:author="Mohammed Arshad .N.M" w:date="2026-05-04T17:48:00Z" w16du:dateUtc="2026-05-04T13:48:00Z"/>
                                <w:sz w:val="14"/>
                                <w:szCs w:val="14"/>
                                <w:rPrChange w:id="124" w:author="Mohammed Arshad .N.M" w:date="2026-05-04T17:48:00Z" w16du:dateUtc="2026-05-04T13:48:00Z">
                                  <w:rPr>
                                    <w:ins w:id="125" w:author="Mohammed Arshad .N.M" w:date="2026-05-04T17:48:00Z" w16du:dateUtc="2026-05-04T13:48:00Z"/>
                                    <w:sz w:val="16"/>
                                    <w:szCs w:val="16"/>
                                  </w:rPr>
                                </w:rPrChange>
                              </w:rPr>
                            </w:pPr>
                            <w:r w:rsidRPr="004F5179">
                              <w:rPr>
                                <w:sz w:val="14"/>
                                <w:szCs w:val="14"/>
                                <w:rPrChange w:id="126" w:author="Mohammed Arshad .N.M" w:date="2026-05-04T17:48:00Z" w16du:dateUtc="2026-05-04T13:48:00Z">
                                  <w:rPr/>
                                </w:rPrChange>
                              </w:rPr>
                              <w:t xml:space="preserve">Scan Electromechanical </w:t>
                            </w:r>
                          </w:p>
                          <w:p w14:paraId="5DD17560" w14:textId="509E3C8A" w:rsidR="004F5179" w:rsidRPr="004F5179" w:rsidRDefault="004F5179" w:rsidP="00F81948">
                            <w:pPr>
                              <w:rPr>
                                <w:ins w:id="127" w:author="Mohammed Arshad .N.M" w:date="2026-05-04T17:45:00Z" w16du:dateUtc="2026-05-04T13:45:00Z"/>
                                <w:sz w:val="14"/>
                                <w:szCs w:val="14"/>
                                <w:rPrChange w:id="128" w:author="Mohammed Arshad .N.M" w:date="2026-05-04T17:48:00Z" w16du:dateUtc="2026-05-04T13:48:00Z">
                                  <w:rPr>
                                    <w:ins w:id="129" w:author="Mohammed Arshad .N.M" w:date="2026-05-04T17:45:00Z" w16du:dateUtc="2026-05-04T13:45:00Z"/>
                                  </w:rPr>
                                </w:rPrChange>
                              </w:rPr>
                            </w:pPr>
                            <w:ins w:id="130" w:author="Mohammed Arshad .N.M" w:date="2026-05-04T17:48:00Z" w16du:dateUtc="2026-05-04T13:48:00Z">
                              <w:r w:rsidRPr="004F5179">
                                <w:rPr>
                                  <w:sz w:val="14"/>
                                  <w:szCs w:val="14"/>
                                  <w:rPrChange w:id="131" w:author="Mohammed Arshad .N.M" w:date="2026-05-04T17:48:00Z" w16du:dateUtc="2026-05-04T13:48:00Z">
                                    <w:rPr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  <w:t>L&amp;T</w:t>
                              </w:r>
                            </w:ins>
                          </w:p>
                          <w:p w14:paraId="7EBA3087" w14:textId="6C9BD750" w:rsidR="004F5179" w:rsidRPr="004F5179" w:rsidRDefault="004F5179" w:rsidP="00F81948">
                            <w:pPr>
                              <w:rPr>
                                <w:ins w:id="132" w:author="Mohammed Arshad .N.M" w:date="2026-05-04T17:45:00Z" w16du:dateUtc="2026-05-04T13:45:00Z"/>
                                <w:sz w:val="14"/>
                                <w:szCs w:val="14"/>
                                <w:rPrChange w:id="133" w:author="Mohammed Arshad .N.M" w:date="2026-05-04T17:48:00Z" w16du:dateUtc="2026-05-04T13:48:00Z">
                                  <w:rPr>
                                    <w:ins w:id="134" w:author="Mohammed Arshad .N.M" w:date="2026-05-04T17:45:00Z" w16du:dateUtc="2026-05-04T13:45:00Z"/>
                                  </w:rPr>
                                </w:rPrChange>
                              </w:rPr>
                            </w:pPr>
                            <w:ins w:id="135" w:author="Mohammed Arshad .N.M" w:date="2026-05-04T17:45:00Z" w16du:dateUtc="2026-05-04T13:45:00Z">
                              <w:r w:rsidRPr="004F5179">
                                <w:rPr>
                                  <w:sz w:val="14"/>
                                  <w:szCs w:val="14"/>
                                  <w:rPrChange w:id="136" w:author="Mohammed Arshad .N.M" w:date="2026-05-04T17:48:00Z" w16du:dateUtc="2026-05-04T13:48:00Z">
                                    <w:rPr/>
                                  </w:rPrChange>
                                </w:rPr>
                                <w:t>3 Phase Electrical</w:t>
                              </w:r>
                            </w:ins>
                          </w:p>
                          <w:p w14:paraId="27BE98C8" w14:textId="754A3D0E" w:rsidR="004F5179" w:rsidRPr="004F5179" w:rsidRDefault="004F5179" w:rsidP="00F81948">
                            <w:pPr>
                              <w:rPr>
                                <w:ins w:id="137" w:author="Mohammed Arshad .N.M" w:date="2026-05-04T17:46:00Z" w16du:dateUtc="2026-05-04T13:46:00Z"/>
                                <w:sz w:val="14"/>
                                <w:szCs w:val="14"/>
                                <w:rPrChange w:id="138" w:author="Mohammed Arshad .N.M" w:date="2026-05-04T17:48:00Z" w16du:dateUtc="2026-05-04T13:48:00Z">
                                  <w:rPr>
                                    <w:ins w:id="139" w:author="Mohammed Arshad .N.M" w:date="2026-05-04T17:46:00Z" w16du:dateUtc="2026-05-04T13:46:00Z"/>
                                  </w:rPr>
                                </w:rPrChange>
                              </w:rPr>
                            </w:pPr>
                            <w:ins w:id="140" w:author="Mohammed Arshad .N.M" w:date="2026-05-04T17:46:00Z" w16du:dateUtc="2026-05-04T13:46:00Z">
                              <w:r w:rsidRPr="004F5179">
                                <w:rPr>
                                  <w:sz w:val="14"/>
                                  <w:szCs w:val="14"/>
                                  <w:rPrChange w:id="141" w:author="Mohammed Arshad .N.M" w:date="2026-05-04T17:48:00Z" w16du:dateUtc="2026-05-04T13:48:00Z">
                                    <w:rPr/>
                                  </w:rPrChange>
                                </w:rPr>
                                <w:t>AASA</w:t>
                              </w:r>
                            </w:ins>
                          </w:p>
                          <w:p w14:paraId="5A299A32" w14:textId="70F3696C" w:rsidR="004F5179" w:rsidRPr="004F5179" w:rsidRDefault="004F5179" w:rsidP="00F81948">
                            <w:pPr>
                              <w:rPr>
                                <w:ins w:id="142" w:author="Mohammed Arshad .N.M" w:date="2026-05-04T17:46:00Z" w16du:dateUtc="2026-05-04T13:46:00Z"/>
                                <w:sz w:val="14"/>
                                <w:szCs w:val="14"/>
                                <w:rPrChange w:id="143" w:author="Mohammed Arshad .N.M" w:date="2026-05-04T17:48:00Z" w16du:dateUtc="2026-05-04T13:48:00Z">
                                  <w:rPr>
                                    <w:ins w:id="144" w:author="Mohammed Arshad .N.M" w:date="2026-05-04T17:46:00Z" w16du:dateUtc="2026-05-04T13:46:00Z"/>
                                  </w:rPr>
                                </w:rPrChange>
                              </w:rPr>
                            </w:pPr>
                            <w:ins w:id="145" w:author="Mohammed Arshad .N.M" w:date="2026-05-04T17:46:00Z" w16du:dateUtc="2026-05-04T13:46:00Z">
                              <w:r w:rsidRPr="004F5179">
                                <w:rPr>
                                  <w:sz w:val="14"/>
                                  <w:szCs w:val="14"/>
                                  <w:rPrChange w:id="146" w:author="Mohammed Arshad .N.M" w:date="2026-05-04T17:48:00Z" w16du:dateUtc="2026-05-04T13:48:00Z">
                                    <w:rPr/>
                                  </w:rPrChange>
                                </w:rPr>
                                <w:t>Ray International</w:t>
                              </w:r>
                            </w:ins>
                          </w:p>
                          <w:p w14:paraId="165E26B1" w14:textId="7D228D2E" w:rsidR="004F5179" w:rsidRPr="004F5179" w:rsidRDefault="004F5179" w:rsidP="00F81948">
                            <w:pPr>
                              <w:rPr>
                                <w:ins w:id="147" w:author="Mohammed Arshad .N.M" w:date="2026-05-04T17:46:00Z" w16du:dateUtc="2026-05-04T13:46:00Z"/>
                                <w:sz w:val="14"/>
                                <w:szCs w:val="14"/>
                                <w:rPrChange w:id="148" w:author="Mohammed Arshad .N.M" w:date="2026-05-04T17:48:00Z" w16du:dateUtc="2026-05-04T13:48:00Z">
                                  <w:rPr>
                                    <w:ins w:id="149" w:author="Mohammed Arshad .N.M" w:date="2026-05-04T17:46:00Z" w16du:dateUtc="2026-05-04T13:46:00Z"/>
                                  </w:rPr>
                                </w:rPrChange>
                              </w:rPr>
                            </w:pPr>
                            <w:proofErr w:type="spellStart"/>
                            <w:ins w:id="150" w:author="Mohammed Arshad .N.M" w:date="2026-05-04T17:46:00Z" w16du:dateUtc="2026-05-04T13:46:00Z">
                              <w:r w:rsidRPr="004F5179">
                                <w:rPr>
                                  <w:sz w:val="14"/>
                                  <w:szCs w:val="14"/>
                                  <w:rPrChange w:id="151" w:author="Mohammed Arshad .N.M" w:date="2026-05-04T17:48:00Z" w16du:dateUtc="2026-05-04T13:48:00Z">
                                    <w:rPr/>
                                  </w:rPrChange>
                                </w:rPr>
                                <w:t>Voltran</w:t>
                              </w:r>
                              <w:proofErr w:type="spellEnd"/>
                            </w:ins>
                          </w:p>
                          <w:p w14:paraId="408B0926" w14:textId="363A3510" w:rsidR="004F5179" w:rsidRPr="004F5179" w:rsidRDefault="004F5179" w:rsidP="00F81948">
                            <w:pPr>
                              <w:rPr>
                                <w:ins w:id="152" w:author="Mohammed Arshad .N.M" w:date="2026-05-04T17:46:00Z" w16du:dateUtc="2026-05-04T13:46:00Z"/>
                                <w:sz w:val="14"/>
                                <w:szCs w:val="14"/>
                                <w:rPrChange w:id="153" w:author="Mohammed Arshad .N.M" w:date="2026-05-04T17:48:00Z" w16du:dateUtc="2026-05-04T13:48:00Z">
                                  <w:rPr>
                                    <w:ins w:id="154" w:author="Mohammed Arshad .N.M" w:date="2026-05-04T17:46:00Z" w16du:dateUtc="2026-05-04T13:46:00Z"/>
                                  </w:rPr>
                                </w:rPrChange>
                              </w:rPr>
                            </w:pPr>
                            <w:ins w:id="155" w:author="Mohammed Arshad .N.M" w:date="2026-05-04T17:46:00Z" w16du:dateUtc="2026-05-04T13:46:00Z">
                              <w:r w:rsidRPr="004F5179">
                                <w:rPr>
                                  <w:sz w:val="14"/>
                                  <w:szCs w:val="14"/>
                                  <w:rPrChange w:id="156" w:author="Mohammed Arshad .N.M" w:date="2026-05-04T17:48:00Z" w16du:dateUtc="2026-05-04T13:48:00Z">
                                    <w:rPr/>
                                  </w:rPrChange>
                                </w:rPr>
                                <w:t>Winstar</w:t>
                              </w:r>
                            </w:ins>
                          </w:p>
                          <w:p w14:paraId="794D81AD" w14:textId="0C456E06" w:rsidR="004F5179" w:rsidRPr="004F5179" w:rsidRDefault="004F5179" w:rsidP="00F81948">
                            <w:pPr>
                              <w:rPr>
                                <w:ins w:id="157" w:author="Mohammed Arshad .N.M" w:date="2026-05-04T17:46:00Z" w16du:dateUtc="2026-05-04T13:46:00Z"/>
                                <w:sz w:val="16"/>
                                <w:szCs w:val="16"/>
                                <w:rPrChange w:id="158" w:author="Mohammed Arshad .N.M" w:date="2026-05-04T17:48:00Z" w16du:dateUtc="2026-05-04T13:48:00Z">
                                  <w:rPr>
                                    <w:ins w:id="159" w:author="Mohammed Arshad .N.M" w:date="2026-05-04T17:46:00Z" w16du:dateUtc="2026-05-04T13:46:00Z"/>
                                  </w:rPr>
                                </w:rPrChange>
                              </w:rPr>
                            </w:pPr>
                            <w:proofErr w:type="spellStart"/>
                            <w:ins w:id="160" w:author="Mohammed Arshad .N.M" w:date="2026-05-04T17:46:00Z" w16du:dateUtc="2026-05-04T13:46:00Z">
                              <w:r w:rsidRPr="004F5179">
                                <w:rPr>
                                  <w:sz w:val="16"/>
                                  <w:szCs w:val="16"/>
                                  <w:rPrChange w:id="161" w:author="Mohammed Arshad .N.M" w:date="2026-05-04T17:48:00Z" w16du:dateUtc="2026-05-04T13:48:00Z">
                                    <w:rPr/>
                                  </w:rPrChange>
                                </w:rPr>
                                <w:t>Danway</w:t>
                              </w:r>
                              <w:proofErr w:type="spellEnd"/>
                            </w:ins>
                          </w:p>
                          <w:p w14:paraId="36E002BD" w14:textId="77777777" w:rsidR="004F5179" w:rsidRPr="004F5179" w:rsidRDefault="004F5179" w:rsidP="00F81948">
                            <w:pPr>
                              <w:rPr>
                                <w:ins w:id="162" w:author="Mohammed Arshad .N.M" w:date="2026-05-04T17:47:00Z" w16du:dateUtc="2026-05-04T13:47:00Z"/>
                                <w:sz w:val="16"/>
                                <w:szCs w:val="16"/>
                                <w:rPrChange w:id="163" w:author="Mohammed Arshad .N.M" w:date="2026-05-04T17:48:00Z" w16du:dateUtc="2026-05-04T13:48:00Z">
                                  <w:rPr>
                                    <w:ins w:id="164" w:author="Mohammed Arshad .N.M" w:date="2026-05-04T17:47:00Z" w16du:dateUtc="2026-05-04T13:47:00Z"/>
                                    <w:sz w:val="20"/>
                                    <w:szCs w:val="20"/>
                                  </w:rPr>
                                </w:rPrChange>
                              </w:rPr>
                            </w:pPr>
                            <w:ins w:id="165" w:author="Mohammed Arshad .N.M" w:date="2026-05-04T17:46:00Z" w16du:dateUtc="2026-05-04T13:46:00Z">
                              <w:r w:rsidRPr="004F5179">
                                <w:rPr>
                                  <w:sz w:val="16"/>
                                  <w:szCs w:val="16"/>
                                  <w:rPrChange w:id="166" w:author="Mohammed Arshad .N.M" w:date="2026-05-04T17:48:00Z" w16du:dateUtc="2026-05-04T13:48:00Z">
                                    <w:rPr/>
                                  </w:rPrChange>
                                </w:rPr>
                                <w:t xml:space="preserve">EHV </w:t>
                              </w:r>
                            </w:ins>
                          </w:p>
                          <w:p w14:paraId="254B032A" w14:textId="3C9790A2" w:rsidR="004F5179" w:rsidRPr="004F5179" w:rsidRDefault="004F5179" w:rsidP="00F81948">
                            <w:pPr>
                              <w:rPr>
                                <w:ins w:id="167" w:author="Mohammed Arshad .N.M" w:date="2026-05-04T17:45:00Z" w16du:dateUtc="2026-05-04T13:45:00Z"/>
                                <w:sz w:val="16"/>
                                <w:szCs w:val="16"/>
                                <w:rPrChange w:id="168" w:author="Mohammed Arshad .N.M" w:date="2026-05-04T17:48:00Z" w16du:dateUtc="2026-05-04T13:48:00Z">
                                  <w:rPr>
                                    <w:ins w:id="169" w:author="Mohammed Arshad .N.M" w:date="2026-05-04T17:45:00Z" w16du:dateUtc="2026-05-04T13:45:00Z"/>
                                  </w:rPr>
                                </w:rPrChange>
                              </w:rPr>
                            </w:pPr>
                            <w:ins w:id="170" w:author="Mohammed Arshad .N.M" w:date="2026-05-04T17:47:00Z" w16du:dateUtc="2026-05-04T13:47:00Z">
                              <w:r w:rsidRPr="004F5179">
                                <w:rPr>
                                  <w:sz w:val="16"/>
                                  <w:szCs w:val="16"/>
                                  <w:rPrChange w:id="171" w:author="Mohammed Arshad .N.M" w:date="2026-05-04T17:48:00Z" w16du:dateUtc="2026-05-04T13:48:00Z">
                                    <w:rPr/>
                                  </w:rPrChange>
                                </w:rPr>
                                <w:t>EMC</w:t>
                              </w:r>
                              <w:r w:rsidRPr="004F5179">
                                <w:rPr>
                                  <w:sz w:val="16"/>
                                  <w:szCs w:val="16"/>
                                  <w:rPrChange w:id="172" w:author="Mohammed Arshad .N.M" w:date="2026-05-04T17:48:00Z" w16du:dateUtc="2026-05-04T13:48:00Z">
                                    <w:rPr>
                                      <w:sz w:val="20"/>
                                      <w:szCs w:val="20"/>
                                    </w:rPr>
                                  </w:rPrChange>
                                </w:rPr>
                                <w:t xml:space="preserve"> Electromechanical</w:t>
                              </w:r>
                            </w:ins>
                          </w:p>
                          <w:p w14:paraId="5EC7A39B" w14:textId="25F0D792" w:rsidR="004F5179" w:rsidRPr="004F5179" w:rsidRDefault="004F5179" w:rsidP="00F81948">
                            <w:pPr>
                              <w:rPr>
                                <w:ins w:id="173" w:author="Mohammed Arshad .N.M" w:date="2026-05-04T17:47:00Z" w16du:dateUtc="2026-05-04T13:47:00Z"/>
                                <w:sz w:val="16"/>
                                <w:szCs w:val="16"/>
                                <w:rPrChange w:id="174" w:author="Mohammed Arshad .N.M" w:date="2026-05-04T17:48:00Z" w16du:dateUtc="2026-05-04T13:48:00Z">
                                  <w:rPr>
                                    <w:ins w:id="175" w:author="Mohammed Arshad .N.M" w:date="2026-05-04T17:47:00Z" w16du:dateUtc="2026-05-04T13:47:00Z"/>
                                    <w:sz w:val="20"/>
                                    <w:szCs w:val="20"/>
                                  </w:rPr>
                                </w:rPrChange>
                              </w:rPr>
                            </w:pPr>
                            <w:ins w:id="176" w:author="Mohammed Arshad .N.M" w:date="2026-05-04T17:47:00Z" w16du:dateUtc="2026-05-04T13:47:00Z">
                              <w:r w:rsidRPr="004F5179">
                                <w:rPr>
                                  <w:sz w:val="16"/>
                                  <w:szCs w:val="16"/>
                                  <w:rPrChange w:id="177" w:author="Mohammed Arshad .N.M" w:date="2026-05-04T17:48:00Z" w16du:dateUtc="2026-05-04T13:48:00Z">
                                    <w:rPr/>
                                  </w:rPrChange>
                                </w:rPr>
                                <w:t>ACECO</w:t>
                              </w:r>
                            </w:ins>
                          </w:p>
                          <w:p w14:paraId="5C9F64ED" w14:textId="32EDC2C7" w:rsidR="004F5179" w:rsidRPr="004F5179" w:rsidRDefault="004F5179" w:rsidP="00F81948">
                            <w:pPr>
                              <w:rPr>
                                <w:ins w:id="178" w:author="Mohammed Arshad .N.M" w:date="2026-05-04T17:47:00Z" w16du:dateUtc="2026-05-04T13:47:00Z"/>
                                <w:sz w:val="16"/>
                                <w:szCs w:val="16"/>
                                <w:rPrChange w:id="179" w:author="Mohammed Arshad .N.M" w:date="2026-05-04T17:48:00Z" w16du:dateUtc="2026-05-04T13:48:00Z">
                                  <w:rPr>
                                    <w:ins w:id="180" w:author="Mohammed Arshad .N.M" w:date="2026-05-04T17:47:00Z" w16du:dateUtc="2026-05-04T13:47:00Z"/>
                                    <w:sz w:val="20"/>
                                    <w:szCs w:val="20"/>
                                  </w:rPr>
                                </w:rPrChange>
                              </w:rPr>
                            </w:pPr>
                            <w:ins w:id="181" w:author="Mohammed Arshad .N.M" w:date="2026-05-04T17:47:00Z" w16du:dateUtc="2026-05-04T13:47:00Z">
                              <w:r w:rsidRPr="004F5179">
                                <w:rPr>
                                  <w:sz w:val="16"/>
                                  <w:szCs w:val="16"/>
                                  <w:rPrChange w:id="182" w:author="Mohammed Arshad .N.M" w:date="2026-05-04T17:48:00Z" w16du:dateUtc="2026-05-04T13:48:00Z">
                                    <w:rPr>
                                      <w:sz w:val="20"/>
                                      <w:szCs w:val="20"/>
                                    </w:rPr>
                                  </w:rPrChange>
                                </w:rPr>
                                <w:t>REMCON</w:t>
                              </w:r>
                            </w:ins>
                          </w:p>
                          <w:p w14:paraId="7E79D7FA" w14:textId="57EAD9E6" w:rsidR="004F5179" w:rsidRPr="004F5179" w:rsidRDefault="004F5179" w:rsidP="00F81948">
                            <w:pPr>
                              <w:rPr>
                                <w:ins w:id="183" w:author="Mohammed Arshad .N.M" w:date="2026-05-04T17:48:00Z" w16du:dateUtc="2026-05-04T13:48:00Z"/>
                                <w:sz w:val="14"/>
                                <w:szCs w:val="14"/>
                                <w:rPrChange w:id="184" w:author="Mohammed Arshad .N.M" w:date="2026-05-04T17:48:00Z" w16du:dateUtc="2026-05-04T13:48:00Z">
                                  <w:rPr>
                                    <w:ins w:id="185" w:author="Mohammed Arshad .N.M" w:date="2026-05-04T17:48:00Z" w16du:dateUtc="2026-05-04T13:48:00Z"/>
                                    <w:sz w:val="16"/>
                                    <w:szCs w:val="16"/>
                                  </w:rPr>
                                </w:rPrChange>
                              </w:rPr>
                            </w:pPr>
                            <w:ins w:id="186" w:author="Mohammed Arshad .N.M" w:date="2026-05-04T17:47:00Z" w16du:dateUtc="2026-05-04T13:47:00Z">
                              <w:r w:rsidRPr="004F5179">
                                <w:rPr>
                                  <w:sz w:val="14"/>
                                  <w:szCs w:val="14"/>
                                  <w:rPrChange w:id="187" w:author="Mohammed Arshad .N.M" w:date="2026-05-04T17:48:00Z" w16du:dateUtc="2026-05-04T13:48:00Z">
                                    <w:rPr>
                                      <w:sz w:val="20"/>
                                      <w:szCs w:val="20"/>
                                    </w:rPr>
                                  </w:rPrChange>
                                </w:rPr>
                                <w:t>OHL Contracting</w:t>
                              </w:r>
                            </w:ins>
                          </w:p>
                          <w:p w14:paraId="727DB8F6" w14:textId="7A937578" w:rsidR="004F5179" w:rsidRPr="004F5179" w:rsidRDefault="004F5179" w:rsidP="00F81948">
                            <w:pPr>
                              <w:rPr>
                                <w:ins w:id="188" w:author="Mohammed Arshad .N.M" w:date="2026-05-04T17:48:00Z" w16du:dateUtc="2026-05-04T13:48:00Z"/>
                                <w:sz w:val="14"/>
                                <w:szCs w:val="14"/>
                                <w:rPrChange w:id="189" w:author="Mohammed Arshad .N.M" w:date="2026-05-04T17:48:00Z" w16du:dateUtc="2026-05-04T13:48:00Z">
                                  <w:rPr>
                                    <w:ins w:id="190" w:author="Mohammed Arshad .N.M" w:date="2026-05-04T17:48:00Z" w16du:dateUtc="2026-05-04T13:48:00Z"/>
                                    <w:sz w:val="16"/>
                                    <w:szCs w:val="16"/>
                                  </w:rPr>
                                </w:rPrChange>
                              </w:rPr>
                            </w:pPr>
                            <w:ins w:id="191" w:author="Mohammed Arshad .N.M" w:date="2026-05-04T17:48:00Z" w16du:dateUtc="2026-05-04T13:48:00Z">
                              <w:r w:rsidRPr="004F5179">
                                <w:rPr>
                                  <w:sz w:val="14"/>
                                  <w:szCs w:val="14"/>
                                  <w:rPrChange w:id="192" w:author="Mohammed Arshad .N.M" w:date="2026-05-04T17:48:00Z" w16du:dateUtc="2026-05-04T13:48:00Z">
                                    <w:rPr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  <w:t>Patel Trading</w:t>
                              </w:r>
                            </w:ins>
                          </w:p>
                          <w:p w14:paraId="79872B65" w14:textId="496F4984" w:rsidR="004F5179" w:rsidRPr="004F5179" w:rsidRDefault="004F5179" w:rsidP="00F81948">
                            <w:pPr>
                              <w:rPr>
                                <w:ins w:id="193" w:author="Mohammed Arshad .N.M" w:date="2026-05-04T17:45:00Z" w16du:dateUtc="2026-05-04T13:45:00Z"/>
                                <w:sz w:val="14"/>
                                <w:szCs w:val="14"/>
                                <w:rPrChange w:id="194" w:author="Mohammed Arshad .N.M" w:date="2026-05-04T17:48:00Z" w16du:dateUtc="2026-05-04T13:48:00Z">
                                  <w:rPr>
                                    <w:ins w:id="195" w:author="Mohammed Arshad .N.M" w:date="2026-05-04T17:45:00Z" w16du:dateUtc="2026-05-04T13:45:00Z"/>
                                  </w:rPr>
                                </w:rPrChange>
                              </w:rPr>
                            </w:pPr>
                            <w:ins w:id="196" w:author="Mohammed Arshad .N.M" w:date="2026-05-04T17:48:00Z" w16du:dateUtc="2026-05-04T13:48:00Z">
                              <w:r w:rsidRPr="004F5179">
                                <w:rPr>
                                  <w:sz w:val="14"/>
                                  <w:szCs w:val="14"/>
                                  <w:rPrChange w:id="197" w:author="Mohammed Arshad .N.M" w:date="2026-05-04T17:48:00Z" w16du:dateUtc="2026-05-04T13:48:00Z">
                                    <w:rPr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  <w:t>Power Connect E&amp;M</w:t>
                              </w:r>
                            </w:ins>
                          </w:p>
                          <w:p w14:paraId="55A12434" w14:textId="2EEAB842" w:rsidR="004F5179" w:rsidRDefault="004F5179" w:rsidP="00F81948">
                            <w:pPr>
                              <w:rPr>
                                <w:ins w:id="198" w:author="Mohammed Arshad .N.M" w:date="2026-05-04T17:49:00Z" w16du:dateUtc="2026-05-04T13:49:00Z"/>
                                <w:sz w:val="18"/>
                                <w:szCs w:val="18"/>
                              </w:rPr>
                            </w:pPr>
                            <w:ins w:id="199" w:author="Mohammed Arshad .N.M" w:date="2026-05-04T17:48:00Z" w16du:dateUtc="2026-05-04T13:48:00Z">
                              <w:r w:rsidRPr="004F5179">
                                <w:rPr>
                                  <w:sz w:val="18"/>
                                  <w:szCs w:val="18"/>
                                  <w:rPrChange w:id="200" w:author="Mohammed Arshad .N.M" w:date="2026-05-04T17:48:00Z" w16du:dateUtc="2026-05-04T13:48:00Z">
                                    <w:rPr>
                                      <w:sz w:val="20"/>
                                      <w:szCs w:val="20"/>
                                    </w:rPr>
                                  </w:rPrChange>
                                </w:rPr>
                                <w:t>PESCO</w:t>
                              </w:r>
                            </w:ins>
                          </w:p>
                          <w:p w14:paraId="6F130CED" w14:textId="3071E8D6" w:rsidR="004F5179" w:rsidRDefault="004F5179" w:rsidP="00F819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ins w:id="201" w:author="Mohammed Arshad .N.M" w:date="2026-05-04T17:49:00Z" w16du:dateUtc="2026-05-04T13:49:00Z">
                              <w:r>
                                <w:rPr>
                                  <w:sz w:val="18"/>
                                  <w:szCs w:val="18"/>
                                </w:rPr>
                                <w:t>MEGA POWER</w:t>
                              </w:r>
                            </w:ins>
                          </w:p>
                          <w:p w14:paraId="4ACA7326" w14:textId="0643CB27" w:rsidR="00547442" w:rsidRDefault="00547442" w:rsidP="00F819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ACUME</w:t>
                            </w:r>
                          </w:p>
                          <w:p w14:paraId="5FCF44E9" w14:textId="57A9C1B6" w:rsidR="00547442" w:rsidRDefault="00547442" w:rsidP="00F819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Unisys power solutions</w:t>
                            </w:r>
                          </w:p>
                          <w:p w14:paraId="00C6090F" w14:textId="4BF5EEAF" w:rsidR="00547442" w:rsidRPr="004F5179" w:rsidRDefault="00547442" w:rsidP="00F81948">
                            <w:pPr>
                              <w:rPr>
                                <w:ins w:id="202" w:author="Mohammed Arshad .N.M" w:date="2026-05-04T17:45:00Z" w16du:dateUtc="2026-05-04T13:45:00Z"/>
                                <w:sz w:val="20"/>
                                <w:szCs w:val="20"/>
                                <w:rPrChange w:id="203" w:author="Mohammed Arshad .N.M" w:date="2026-05-04T17:48:00Z" w16du:dateUtc="2026-05-04T13:48:00Z">
                                  <w:rPr>
                                    <w:ins w:id="204" w:author="Mohammed Arshad .N.M" w:date="2026-05-04T17:45:00Z" w16du:dateUtc="2026-05-04T13:45:00Z"/>
                                  </w:rPr>
                                </w:rPrChange>
                              </w:rPr>
                            </w:pPr>
                          </w:p>
                          <w:p w14:paraId="6A654AB1" w14:textId="77777777" w:rsidR="004F5179" w:rsidRPr="004F5179" w:rsidRDefault="004F5179" w:rsidP="00F81948">
                            <w:pPr>
                              <w:rPr>
                                <w:sz w:val="20"/>
                                <w:szCs w:val="20"/>
                                <w:rPrChange w:id="205" w:author="Mohammed Arshad .N.M" w:date="2026-05-04T17:48:00Z" w16du:dateUtc="2026-05-04T13:48:00Z">
                                  <w:rPr/>
                                </w:rPrChange>
                              </w:rPr>
                            </w:pPr>
                          </w:p>
                          <w:p w14:paraId="6B6142A9" w14:textId="77777777" w:rsidR="00B34BD5" w:rsidRPr="00002F2B" w:rsidRDefault="00B34BD5" w:rsidP="00F81948"/>
                        </w:txbxContent>
                      </v:textbox>
                    </v:shape>
                  </w:pict>
                </mc:Fallback>
              </mc:AlternateContent>
            </w:r>
            <w:r w:rsidR="004F6736" w:rsidRPr="00B34BD5">
              <w:rPr>
                <w:rFonts w:ascii="Helvetica" w:eastAsia="Cambria" w:hAnsi="Helvetica" w:cstheme="minorBidi"/>
                <w:color w:val="222222"/>
              </w:rPr>
              <w:t>Who are your competitors (direct and indirect)?</w:t>
            </w:r>
          </w:p>
          <w:p w14:paraId="2E8F7A26" w14:textId="4B6027C4" w:rsidR="004F6736" w:rsidRPr="00143D5A" w:rsidRDefault="004F6736" w:rsidP="004F6736">
            <w:pPr>
              <w:pStyle w:val="ListParagraph"/>
              <w:spacing w:after="160" w:line="360" w:lineRule="auto"/>
              <w:ind w:left="360"/>
              <w:rPr>
                <w:rFonts w:ascii="Helvetica" w:hAnsi="Helvetica"/>
                <w:bCs/>
              </w:rPr>
            </w:pPr>
          </w:p>
          <w:p w14:paraId="0C8E8DAF" w14:textId="77777777" w:rsidR="004F6736" w:rsidRPr="00427458" w:rsidRDefault="004F6736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Theme="minorBidi" w:hAnsiTheme="minorBidi" w:cstheme="minorBidi"/>
                <w:color w:val="222222"/>
                <w:sz w:val="24"/>
                <w:szCs w:val="24"/>
              </w:rPr>
            </w:pPr>
          </w:p>
          <w:p w14:paraId="0DD41848" w14:textId="2AF99566" w:rsidR="00E404BE" w:rsidRDefault="00E404BE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6E4C86D9" w14:textId="77777777" w:rsidR="004C70CF" w:rsidRDefault="004C70CF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026E7067" w14:textId="77777777" w:rsidR="005D0DDD" w:rsidRDefault="005D0DDD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899BF0F" w14:textId="77777777" w:rsidR="005E10C7" w:rsidRDefault="005E10C7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6F7AB54D" w14:textId="77777777" w:rsidR="00E477A3" w:rsidRDefault="00E477A3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0C392A7B" w14:textId="77777777" w:rsidR="000E69C8" w:rsidRDefault="000E69C8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3AB2388B" w14:textId="77777777" w:rsidR="00F81948" w:rsidRDefault="00F81948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64482741" w14:textId="77777777" w:rsidR="00F81948" w:rsidRDefault="00F81948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682E824D" w14:textId="77777777" w:rsidR="00F81948" w:rsidRDefault="00F81948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34AD89EA" w14:textId="77777777" w:rsidR="00F81948" w:rsidRDefault="00F81948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727CD78F" w14:textId="77777777" w:rsidR="001E4D30" w:rsidRDefault="001E4D3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75DF4B38" w14:textId="77777777" w:rsidR="00FF3610" w:rsidRDefault="00FF361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79D7AA88" w14:textId="77777777" w:rsidR="00FF3610" w:rsidRDefault="00FF361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23C30685" w14:textId="77777777" w:rsidR="00FF3610" w:rsidRDefault="00FF361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5C89D617" w14:textId="77777777" w:rsidR="00FF3610" w:rsidRDefault="00FF361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739B2E03" w14:textId="77777777" w:rsidR="00FF3610" w:rsidRDefault="00FF361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117046E5" w14:textId="77777777" w:rsidR="00FF3610" w:rsidRDefault="00FF3610" w:rsidP="004F6736">
            <w:pPr>
              <w:widowControl w:val="0"/>
              <w:spacing w:line="240" w:lineRule="auto"/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</w:pPr>
          </w:p>
          <w:p w14:paraId="719FF26A" w14:textId="42EBFE05" w:rsidR="004F6736" w:rsidRPr="003E5FF4" w:rsidRDefault="004F6736" w:rsidP="004F6736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C</w:t>
            </w:r>
            <w:r w:rsidRPr="00DE1CA6"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 xml:space="preserve"> - </w:t>
            </w: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Technical requirements</w:t>
            </w:r>
          </w:p>
          <w:p w14:paraId="2023B662" w14:textId="77777777" w:rsidR="004F6736" w:rsidRDefault="004F6736" w:rsidP="004F67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FF5D53"/>
                <w:sz w:val="32"/>
                <w:szCs w:val="32"/>
              </w:rPr>
            </w:pPr>
          </w:p>
          <w:p w14:paraId="15189A68" w14:textId="594BC4F9" w:rsidR="004F6736" w:rsidRPr="0099428A" w:rsidRDefault="004F6736">
            <w:pPr>
              <w:pStyle w:val="ListParagraph"/>
              <w:numPr>
                <w:ilvl w:val="0"/>
                <w:numId w:val="4"/>
              </w:numPr>
              <w:spacing w:after="160" w:line="480" w:lineRule="auto"/>
              <w:rPr>
                <w:rFonts w:ascii="Helvetica" w:hAnsi="Helvetica"/>
                <w:bCs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6BE84239" wp14:editId="484178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440606</wp:posOffset>
                      </wp:positionV>
                      <wp:extent cx="6831106" cy="338455"/>
                      <wp:effectExtent l="0" t="0" r="1905" b="4445"/>
                      <wp:wrapNone/>
                      <wp:docPr id="177270585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1106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733FD9" w14:textId="4F20E832" w:rsidR="00901270" w:rsidRDefault="0090127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E84239" id="_x0000_s1040" type="#_x0000_t202" style="position:absolute;left:0;text-align:left;margin-left:0;margin-top:34.7pt;width:537.9pt;height:26.6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" fillcolor="#f9f9f9" stroked="f" strokeweight=".5pt">
                      <v:textbox>
                        <w:txbxContent>
                          <w:p w14:paraId="4B733FD9" w14:textId="4F20E832" w:rsidR="00901270" w:rsidRDefault="00901270"/>
                        </w:txbxContent>
                      </v:textbox>
                    </v:shape>
                  </w:pict>
                </mc:Fallback>
              </mc:AlternateContent>
            </w:r>
            <w:r w:rsidR="004C70CF" w:rsidRPr="0099428A">
              <w:rPr>
                <w:rFonts w:ascii="Helvetica" w:eastAsia="Cambria" w:hAnsi="Helvetica" w:cstheme="minorBidi"/>
                <w:color w:val="222222"/>
              </w:rPr>
              <w:t>Existing website link:</w:t>
            </w:r>
          </w:p>
          <w:p w14:paraId="0B44A533" w14:textId="77777777" w:rsidR="004F6736" w:rsidRDefault="004F6736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1AC6DF8D" w14:textId="77777777" w:rsidR="004F6736" w:rsidRDefault="004F6736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388BDEDA" w14:textId="77777777" w:rsidR="004F6736" w:rsidRDefault="004F6736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6628B776" w14:textId="77777777" w:rsidR="004C70CF" w:rsidRDefault="004C70CF" w:rsidP="004C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B81C1C5" w14:textId="05D5556A" w:rsidR="004C70CF" w:rsidRPr="0099428A" w:rsidRDefault="004C70CF" w:rsidP="004C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Helvetica" w:eastAsia="Cambria" w:hAnsi="Helvetica" w:cstheme="minorBidi"/>
                <w:color w:val="222222"/>
              </w:rPr>
            </w:pPr>
            <w:r w:rsidRPr="0099428A">
              <w:rPr>
                <w:rFonts w:ascii="Helvetica" w:eastAsia="Cambria" w:hAnsi="Helvetica" w:cstheme="minorBidi"/>
                <w:color w:val="222222"/>
              </w:rPr>
              <w:t>2. Please mention if hosting is required</w:t>
            </w:r>
            <w:r w:rsidR="0099428A" w:rsidRPr="0099428A">
              <w:rPr>
                <w:rFonts w:ascii="Helvetica" w:eastAsia="Cambria" w:hAnsi="Helvetica" w:cstheme="minorBidi"/>
                <w:color w:val="222222"/>
              </w:rPr>
              <w:t>:</w:t>
            </w:r>
          </w:p>
          <w:p w14:paraId="39B0BCCB" w14:textId="4C477F27" w:rsidR="004C70CF" w:rsidRPr="0099428A" w:rsidRDefault="004C70CF" w:rsidP="004C70CF">
            <w:pPr>
              <w:widowControl w:val="0"/>
              <w:rPr>
                <w:rFonts w:ascii="Helvetica" w:eastAsia="Cambria" w:hAnsi="Helvetica" w:cstheme="minorBidi"/>
                <w:b/>
                <w:bCs/>
                <w:color w:val="FF5D53"/>
              </w:rPr>
            </w:pPr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   </w:t>
            </w:r>
          </w:p>
          <w:p w14:paraId="11265BB6" w14:textId="6FC32840" w:rsidR="004C70CF" w:rsidRPr="0099428A" w:rsidRDefault="004C70CF" w:rsidP="004C70CF">
            <w:pPr>
              <w:widowControl w:val="0"/>
              <w:rPr>
                <w:rFonts w:ascii="Helvetica" w:eastAsia="Cambria" w:hAnsi="Helvetica" w:cstheme="minorBidi"/>
                <w:b/>
                <w:bCs/>
                <w:color w:val="FF5D53"/>
              </w:rPr>
            </w:pPr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</w:t>
            </w:r>
            <w:proofErr w:type="gramStart"/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[ </w:t>
            </w:r>
            <w:r w:rsidR="00AE3883">
              <w:rPr>
                <w:rFonts w:ascii="Segoe UI Symbol" w:eastAsia="Cambria" w:hAnsi="Segoe UI Symbol" w:cs="Segoe UI Symbol"/>
                <w:b/>
                <w:bCs/>
                <w:color w:val="FF5D53"/>
              </w:rPr>
              <w:t xml:space="preserve"> </w:t>
            </w:r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Pr="0099428A">
              <w:rPr>
                <w:rFonts w:ascii="Helvetica" w:eastAsia="Cambria" w:hAnsi="Helvetica" w:cstheme="minorBidi"/>
                <w:bCs/>
                <w:color w:val="222222"/>
              </w:rPr>
              <w:t>Yes</w:t>
            </w:r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</w:p>
          <w:p w14:paraId="7D7FB8AA" w14:textId="22998783" w:rsidR="004C70CF" w:rsidRPr="0099428A" w:rsidRDefault="004C70CF" w:rsidP="004C70CF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</w:t>
            </w:r>
            <w:proofErr w:type="gramStart"/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>[</w:t>
            </w:r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</w:t>
            </w:r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Pr="0099428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Pr="0099428A">
              <w:rPr>
                <w:rFonts w:ascii="Helvetica" w:eastAsia="Cambria" w:hAnsi="Helvetica" w:cstheme="minorBidi"/>
                <w:bCs/>
                <w:color w:val="222222"/>
              </w:rPr>
              <w:t>No</w:t>
            </w:r>
            <w:r w:rsidR="00C42E77">
              <w:rPr>
                <w:rFonts w:ascii="Helvetica" w:eastAsia="Cambria" w:hAnsi="Helvetica" w:cstheme="minorBidi"/>
                <w:bCs/>
                <w:color w:val="222222"/>
              </w:rPr>
              <w:t xml:space="preserve"> </w:t>
            </w:r>
          </w:p>
          <w:p w14:paraId="27DC3E55" w14:textId="77777777" w:rsidR="004C70CF" w:rsidRDefault="004C70CF" w:rsidP="004C7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74FFDFF" w14:textId="77777777" w:rsidR="004C70CF" w:rsidRDefault="004C70CF" w:rsidP="004C7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5450D252" w14:textId="3C99857E" w:rsidR="0099428A" w:rsidRPr="0099428A" w:rsidRDefault="0099428A">
            <w:pPr>
              <w:pStyle w:val="ListParagraph"/>
              <w:numPr>
                <w:ilvl w:val="0"/>
                <w:numId w:val="5"/>
              </w:numPr>
              <w:spacing w:after="160" w:line="480" w:lineRule="auto"/>
              <w:rPr>
                <w:rFonts w:ascii="Helvetica" w:hAnsi="Helvetica"/>
                <w:bCs/>
              </w:rPr>
            </w:pPr>
            <w:r>
              <w:rPr>
                <w:rFonts w:ascii="Helvetica" w:eastAsia="Cambria" w:hAnsi="Helvetica" w:cstheme="minorBidi"/>
                <w:color w:val="222222"/>
              </w:rPr>
              <w:t>Please mention preferred domain name</w:t>
            </w:r>
            <w:r w:rsidRPr="0099428A">
              <w:rPr>
                <w:rFonts w:ascii="Helvetica" w:eastAsia="Cambria" w:hAnsi="Helvetica" w:cstheme="minorBidi"/>
                <w:color w:val="222222"/>
              </w:rPr>
              <w:t>:</w:t>
            </w:r>
          </w:p>
          <w:p w14:paraId="3BA16D1B" w14:textId="68A318F9" w:rsidR="0099428A" w:rsidRDefault="001E4D30" w:rsidP="0099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1B5980D" wp14:editId="30F5D60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15240</wp:posOffset>
                      </wp:positionV>
                      <wp:extent cx="6830695" cy="908050"/>
                      <wp:effectExtent l="0" t="0" r="8255" b="6350"/>
                      <wp:wrapNone/>
                      <wp:docPr id="102404132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908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5FFBEF" w14:textId="052D224D" w:rsidR="0099428A" w:rsidRPr="005A77F3" w:rsidRDefault="005A77F3" w:rsidP="001E4D30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</w:rPr>
                                    <w:br/>
                                  </w:r>
                                </w:p>
                                <w:p w14:paraId="2D1C6DE9" w14:textId="77777777" w:rsidR="005A77F3" w:rsidRPr="00002F2B" w:rsidRDefault="005A77F3" w:rsidP="001E4D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5980D" id="_x0000_s1041" type="#_x0000_t202" style="position:absolute;margin-left:.1pt;margin-top:1.2pt;width:537.85pt;height:71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" fillcolor="#f9f9f9" stroked="f" strokeweight=".5pt">
                      <v:textbox>
                        <w:txbxContent>
                          <w:p w14:paraId="435FFBEF" w14:textId="052D224D" w:rsidR="0099428A" w:rsidRPr="005A77F3" w:rsidRDefault="005A77F3" w:rsidP="001E4D30">
                            <w:pPr>
                              <w:rPr>
                                <w:color w:val="156082" w:themeColor="accent1"/>
                              </w:rPr>
                            </w:pPr>
                            <w:r>
                              <w:rPr>
                                <w:color w:val="156082" w:themeColor="accent1"/>
                              </w:rPr>
                              <w:br/>
                            </w:r>
                          </w:p>
                          <w:p w14:paraId="2D1C6DE9" w14:textId="77777777" w:rsidR="005A77F3" w:rsidRPr="00002F2B" w:rsidRDefault="005A77F3" w:rsidP="001E4D30"/>
                        </w:txbxContent>
                      </v:textbox>
                    </v:shape>
                  </w:pict>
                </mc:Fallback>
              </mc:AlternateContent>
            </w:r>
          </w:p>
          <w:p w14:paraId="3AE36C11" w14:textId="21590356" w:rsidR="0099428A" w:rsidRDefault="0099428A" w:rsidP="0099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62D0058A" w14:textId="7A91427C" w:rsidR="004C70CF" w:rsidRDefault="004C70CF" w:rsidP="004C7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3B9D7BF5" w14:textId="5B616DC3" w:rsidR="004F6736" w:rsidRDefault="004F6736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3630579B" w14:textId="77777777" w:rsidR="002F1DC9" w:rsidRDefault="002F1DC9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732206D7" w14:textId="77777777" w:rsidR="002F1DC9" w:rsidRDefault="002F1DC9" w:rsidP="00D9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03575A2E" w14:textId="02AB66E6" w:rsidR="00A564AB" w:rsidRPr="003E5FF4" w:rsidRDefault="00A564AB" w:rsidP="00A564AB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D</w:t>
            </w:r>
            <w:r w:rsidRPr="00DE1CA6"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 xml:space="preserve"> - </w:t>
            </w: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Content development</w:t>
            </w:r>
          </w:p>
          <w:p w14:paraId="7D750ACE" w14:textId="0FD2CDF7" w:rsidR="00E404BE" w:rsidRPr="00CA04D8" w:rsidRDefault="00E404BE" w:rsidP="00A564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</w:tc>
      </w:tr>
      <w:tr w:rsidR="0080082F" w:rsidRPr="00CA04D8" w14:paraId="46979383" w14:textId="77777777" w:rsidTr="00D2508A">
        <w:trPr>
          <w:trHeight w:val="780"/>
        </w:trPr>
        <w:tc>
          <w:tcPr>
            <w:tcW w:w="9360" w:type="dxa"/>
          </w:tcPr>
          <w:p w14:paraId="46C07A2F" w14:textId="4CE82805" w:rsidR="00B01350" w:rsidRPr="00D62D97" w:rsidRDefault="00B01350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bCs/>
                <w:color w:val="222222"/>
              </w:rPr>
            </w:pPr>
            <w:r w:rsidRPr="00D62D97">
              <w:rPr>
                <w:rFonts w:ascii="Helvetica" w:eastAsia="Cambria" w:hAnsi="Helvetica" w:cstheme="minorBidi"/>
                <w:bCs/>
                <w:color w:val="222222"/>
              </w:rPr>
              <w:lastRenderedPageBreak/>
              <w:t>Please specify if you will be able to share the necessary assets or if you would require a shoot.</w:t>
            </w:r>
          </w:p>
          <w:p w14:paraId="2CAEFFBC" w14:textId="77777777" w:rsidR="00D11F16" w:rsidRPr="00CA04D8" w:rsidRDefault="00D11F16" w:rsidP="00D11F16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5723EC69" w14:textId="400C040D" w:rsidR="007C539B" w:rsidRPr="00A564AB" w:rsidRDefault="007C539B" w:rsidP="00573B08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  <w:r w:rsidRPr="00CA04D8">
              <w:rPr>
                <w:rFonts w:asciiTheme="minorBidi" w:eastAsia="Cambria" w:hAnsiTheme="minorBidi" w:cstheme="minorBidi"/>
                <w:b/>
                <w:bCs/>
                <w:color w:val="FF5D53"/>
                <w:sz w:val="24"/>
                <w:szCs w:val="24"/>
              </w:rPr>
              <w:t xml:space="preserve">     </w:t>
            </w:r>
            <w:proofErr w:type="gramStart"/>
            <w:r w:rsidRPr="00CA04D8">
              <w:rPr>
                <w:rFonts w:asciiTheme="minorBidi" w:eastAsia="Cambria" w:hAnsiTheme="minorBidi" w:cstheme="minorBidi"/>
                <w:b/>
                <w:bCs/>
                <w:color w:val="FF5D53"/>
                <w:sz w:val="24"/>
                <w:szCs w:val="24"/>
              </w:rPr>
              <w:t>[</w:t>
            </w:r>
            <w:r w:rsidR="008D7B4D">
              <w:rPr>
                <w:rFonts w:ascii="Segoe UI Symbol" w:eastAsia="Cambria" w:hAnsi="Segoe UI Symbol" w:cs="Segoe UI Symbol"/>
                <w:b/>
                <w:bCs/>
                <w:color w:val="FF5D53"/>
              </w:rPr>
              <w:t xml:space="preserve"> </w:t>
            </w:r>
            <w:r w:rsidR="00166684">
              <w:rPr>
                <w:rFonts w:ascii="Segoe UI Symbol" w:eastAsia="Cambria" w:hAnsi="Segoe UI Symbol" w:cs="Segoe UI Symbol"/>
                <w:b/>
                <w:bCs/>
                <w:color w:val="FF5D53"/>
              </w:rPr>
              <w:t xml:space="preserve"> </w:t>
            </w:r>
            <w:r w:rsidRPr="00CA04D8">
              <w:rPr>
                <w:rFonts w:asciiTheme="minorBidi" w:eastAsia="Cambria" w:hAnsiTheme="minorBidi" w:cstheme="minorBidi"/>
                <w:b/>
                <w:bCs/>
                <w:color w:val="FF5D53"/>
                <w:sz w:val="24"/>
                <w:szCs w:val="24"/>
              </w:rPr>
              <w:t>]</w:t>
            </w:r>
            <w:proofErr w:type="gramEnd"/>
            <w:r w:rsidRPr="00CA04D8">
              <w:rPr>
                <w:rFonts w:asciiTheme="minorBidi" w:eastAsia="Cambria" w:hAnsiTheme="minorBidi" w:cstheme="minorBidi"/>
                <w:b/>
                <w:bCs/>
                <w:color w:val="FF5D53"/>
                <w:sz w:val="24"/>
                <w:szCs w:val="24"/>
              </w:rPr>
              <w:t xml:space="preserve"> </w:t>
            </w:r>
            <w:r w:rsidRPr="00A564AB">
              <w:rPr>
                <w:rFonts w:ascii="Helvetica" w:eastAsia="Cambria" w:hAnsi="Helvetica" w:cstheme="minorBidi"/>
                <w:bCs/>
                <w:color w:val="222222"/>
              </w:rPr>
              <w:t>Yes</w:t>
            </w:r>
          </w:p>
          <w:p w14:paraId="18314D6A" w14:textId="0CED3B4B" w:rsidR="007C539B" w:rsidRDefault="007C539B" w:rsidP="00573B08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</w:t>
            </w:r>
            <w:proofErr w:type="gramStart"/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>[</w:t>
            </w:r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</w:t>
            </w:r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Pr="00A564AB">
              <w:rPr>
                <w:rFonts w:ascii="Helvetica" w:eastAsia="Cambria" w:hAnsi="Helvetica" w:cstheme="minorBidi"/>
                <w:bCs/>
                <w:color w:val="222222"/>
              </w:rPr>
              <w:t>No</w:t>
            </w:r>
            <w:r w:rsidR="00C42E77">
              <w:rPr>
                <w:rFonts w:ascii="Helvetica" w:eastAsia="Cambria" w:hAnsi="Helvetica" w:cstheme="minorBidi"/>
                <w:bCs/>
                <w:color w:val="222222"/>
              </w:rPr>
              <w:t xml:space="preserve"> </w:t>
            </w:r>
            <w:r w:rsidR="005A77F3">
              <w:rPr>
                <w:rFonts w:ascii="Helvetica" w:eastAsia="Cambria" w:hAnsi="Helvetica" w:cstheme="minorBidi"/>
                <w:bCs/>
                <w:color w:val="222222"/>
              </w:rPr>
              <w:t>–</w:t>
            </w:r>
          </w:p>
          <w:p w14:paraId="2C78437A" w14:textId="77777777" w:rsidR="00EF7549" w:rsidRPr="00A564AB" w:rsidRDefault="00EF7549" w:rsidP="00573B08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</w:p>
          <w:p w14:paraId="611C406D" w14:textId="63F6259F" w:rsidR="00B01350" w:rsidRPr="00CA04D8" w:rsidRDefault="00B01350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b/>
                <w:color w:val="222222"/>
                <w:sz w:val="24"/>
                <w:szCs w:val="24"/>
              </w:rPr>
            </w:pPr>
          </w:p>
          <w:p w14:paraId="13E09042" w14:textId="5A88DB96" w:rsidR="00B01350" w:rsidRPr="006F5B8B" w:rsidRDefault="00B01350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Helvetica" w:eastAsia="Cambria" w:hAnsi="Helvetica" w:cstheme="minorBidi"/>
                <w:bCs/>
                <w:color w:val="222222"/>
              </w:rPr>
            </w:pPr>
            <w:r w:rsidRPr="006F5B8B">
              <w:rPr>
                <w:rFonts w:ascii="Helvetica" w:eastAsia="Cambria" w:hAnsi="Helvetica" w:cstheme="minorBidi"/>
                <w:bCs/>
                <w:color w:val="222222"/>
              </w:rPr>
              <w:t xml:space="preserve">Please mention if you have written content that can be plugged in to the design or if you would need assistance creating the content. </w:t>
            </w:r>
          </w:p>
          <w:p w14:paraId="13B82CBE" w14:textId="77777777" w:rsidR="00D11F16" w:rsidRPr="00A564AB" w:rsidRDefault="00D11F16" w:rsidP="00D11F16">
            <w:pPr>
              <w:pStyle w:val="ListParagraph"/>
              <w:widowControl w:val="0"/>
              <w:spacing w:line="240" w:lineRule="auto"/>
              <w:rPr>
                <w:rFonts w:ascii="Helvetica" w:eastAsia="Cambria" w:hAnsi="Helvetica" w:cstheme="minorBidi"/>
                <w:bCs/>
                <w:color w:val="222222"/>
              </w:rPr>
            </w:pPr>
          </w:p>
          <w:p w14:paraId="36981013" w14:textId="715387A7" w:rsidR="007C539B" w:rsidRPr="00A564AB" w:rsidRDefault="007C539B" w:rsidP="00573B08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proofErr w:type="gramStart"/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[ </w:t>
            </w:r>
            <w:r w:rsidR="00563C0A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Pr="00A564AB">
              <w:rPr>
                <w:rFonts w:ascii="Helvetica" w:eastAsia="Cambria" w:hAnsi="Helvetica" w:cstheme="minorBidi"/>
                <w:bCs/>
                <w:color w:val="222222"/>
              </w:rPr>
              <w:t>Yes</w:t>
            </w:r>
          </w:p>
          <w:p w14:paraId="184CBAE9" w14:textId="4E1505C7" w:rsidR="007C539B" w:rsidRDefault="007C539B" w:rsidP="006576B4">
            <w:pPr>
              <w:widowControl w:val="0"/>
              <w:ind w:hanging="15"/>
              <w:rPr>
                <w:rFonts w:ascii="Helvetica" w:eastAsia="Cambria" w:hAnsi="Helvetica" w:cstheme="minorBidi"/>
                <w:bCs/>
                <w:color w:val="222222"/>
              </w:rPr>
            </w:pPr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proofErr w:type="gramStart"/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>[</w:t>
            </w:r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</w:t>
            </w:r>
            <w:r w:rsidR="001E4D30"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="001E4D30"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Pr="00A564AB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proofErr w:type="gramStart"/>
            <w:r w:rsidRPr="00A564AB">
              <w:rPr>
                <w:rFonts w:ascii="Helvetica" w:eastAsia="Cambria" w:hAnsi="Helvetica" w:cstheme="minorBidi"/>
                <w:bCs/>
                <w:color w:val="222222"/>
              </w:rPr>
              <w:t>No</w:t>
            </w:r>
            <w:r w:rsidR="006576B4">
              <w:rPr>
                <w:rFonts w:ascii="Helvetica" w:eastAsia="Cambria" w:hAnsi="Helvetica" w:cstheme="minorBidi"/>
                <w:bCs/>
                <w:color w:val="222222"/>
              </w:rPr>
              <w:t xml:space="preserve">  .</w:t>
            </w:r>
            <w:proofErr w:type="gramEnd"/>
          </w:p>
          <w:p w14:paraId="105063BD" w14:textId="77777777" w:rsidR="00EF7549" w:rsidRDefault="00EF7549" w:rsidP="00573B08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</w:p>
          <w:p w14:paraId="17B85ADE" w14:textId="6FD44113" w:rsidR="00EF7549" w:rsidRPr="00A564AB" w:rsidRDefault="001C36C2" w:rsidP="00573B08">
            <w:pPr>
              <w:widowControl w:val="0"/>
              <w:rPr>
                <w:rFonts w:ascii="Helvetica" w:eastAsia="Cambria" w:hAnsi="Helvetica" w:cstheme="minorBidi"/>
                <w:bCs/>
                <w:color w:val="222222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3CD167A5" wp14:editId="6F1FC28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8890</wp:posOffset>
                      </wp:positionV>
                      <wp:extent cx="6830695" cy="781050"/>
                      <wp:effectExtent l="0" t="0" r="8255" b="0"/>
                      <wp:wrapNone/>
                      <wp:docPr id="187232271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781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45FA3D" w14:textId="6D4E3EF2" w:rsidR="00901270" w:rsidRDefault="005A77F3">
                                  <w:r>
                                    <w:t xml:space="preserve">We can create the content, as per your brief and requirement, in alignment with BU.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167A5" id="_x0000_s1042" type="#_x0000_t202" style="position:absolute;margin-left:-.15pt;margin-top:.7pt;width:537.85pt;height:61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" fillcolor="#f9f9f9" stroked="f" strokeweight=".5pt">
                      <v:textbox>
                        <w:txbxContent>
                          <w:p w14:paraId="1F45FA3D" w14:textId="6D4E3EF2" w:rsidR="00901270" w:rsidRDefault="005A77F3">
                            <w:r>
                              <w:t xml:space="preserve">We can create the content, as per your brief and requirement, in alignment with BU.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67D230" w14:textId="77777777" w:rsidR="001F1783" w:rsidRDefault="001F1783" w:rsidP="00573B08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692E5860" w14:textId="77777777" w:rsidR="00E477A3" w:rsidRDefault="00E477A3" w:rsidP="00573B08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754FCB21" w14:textId="77777777" w:rsidR="00E477A3" w:rsidRDefault="00E477A3" w:rsidP="00573B08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1346FF58" w14:textId="77777777" w:rsidR="00E477A3" w:rsidRDefault="00E477A3" w:rsidP="00573B08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1BF315AA" w14:textId="77777777" w:rsidR="00E477A3" w:rsidRDefault="00E477A3" w:rsidP="00573B08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35550D1A" w14:textId="77777777" w:rsidR="00E477A3" w:rsidRDefault="00E477A3" w:rsidP="00573B08">
            <w:pPr>
              <w:widowControl w:val="0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</w:p>
          <w:p w14:paraId="75A7EF63" w14:textId="41752812" w:rsidR="00CE6956" w:rsidRPr="00573B08" w:rsidRDefault="00CE6956" w:rsidP="00CE6956">
            <w:pPr>
              <w:widowControl w:val="0"/>
              <w:spacing w:line="240" w:lineRule="auto"/>
              <w:rPr>
                <w:rFonts w:asciiTheme="minorBidi" w:eastAsia="Cambria" w:hAnsiTheme="minorBidi" w:cstheme="minorBidi"/>
                <w:bCs/>
                <w:color w:val="222222"/>
                <w:sz w:val="24"/>
                <w:szCs w:val="24"/>
              </w:rPr>
            </w:pP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E</w:t>
            </w:r>
            <w:r w:rsidRPr="00DE1CA6"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 xml:space="preserve"> - </w:t>
            </w:r>
            <w:r>
              <w:rPr>
                <w:rFonts w:ascii="Helvetica Light" w:hAnsi="Helvetica Light"/>
                <w:b/>
                <w:bCs/>
                <w:color w:val="FF5D53"/>
                <w:sz w:val="28"/>
                <w:szCs w:val="28"/>
              </w:rPr>
              <w:t>Additional content</w:t>
            </w:r>
          </w:p>
        </w:tc>
      </w:tr>
      <w:tr w:rsidR="008860E6" w:rsidRPr="00CA04D8" w14:paraId="33015DD6" w14:textId="77777777" w:rsidTr="00D2508A">
        <w:trPr>
          <w:trHeight w:val="780"/>
        </w:trPr>
        <w:tc>
          <w:tcPr>
            <w:tcW w:w="9360" w:type="dxa"/>
          </w:tcPr>
          <w:p w14:paraId="1AC75482" w14:textId="7A146B70" w:rsidR="008860E6" w:rsidRPr="00CA04D8" w:rsidRDefault="008860E6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FF5D53"/>
                <w:sz w:val="24"/>
                <w:szCs w:val="24"/>
              </w:rPr>
            </w:pPr>
          </w:p>
          <w:p w14:paraId="6C01B82B" w14:textId="78701B4E" w:rsidR="008860E6" w:rsidRPr="00EF7549" w:rsidRDefault="008860E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color w:val="222222"/>
              </w:rPr>
            </w:pPr>
            <w:r w:rsidRPr="00EF7549">
              <w:rPr>
                <w:rFonts w:ascii="Helvetica" w:eastAsia="Cambria" w:hAnsi="Helvetica" w:cstheme="minorBidi"/>
                <w:color w:val="222222"/>
              </w:rPr>
              <w:t>Key Features:</w:t>
            </w:r>
          </w:p>
          <w:p w14:paraId="1BC80E61" w14:textId="77777777" w:rsidR="00EF7549" w:rsidRDefault="00EF7549" w:rsidP="00EF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color w:val="222222"/>
              </w:rPr>
            </w:pPr>
          </w:p>
          <w:p w14:paraId="19034BA0" w14:textId="1019003B" w:rsidR="008860E6" w:rsidRPr="005E2140" w:rsidRDefault="005E2140" w:rsidP="005E21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color w:val="222222"/>
              </w:rPr>
            </w:pPr>
            <w:r>
              <w:rPr>
                <w:rFonts w:ascii="Helvetica" w:eastAsia="Cambria" w:hAnsi="Helvetica" w:cstheme="minorBidi"/>
                <w:color w:val="222222"/>
              </w:rPr>
              <w:t xml:space="preserve">    </w:t>
            </w:r>
            <w:r w:rsidRPr="005E2140">
              <w:rPr>
                <w:rFonts w:ascii="Helvetica" w:eastAsia="Cambria" w:hAnsi="Helvetica" w:cstheme="minorBidi"/>
                <w:color w:val="222222"/>
              </w:rPr>
              <w:t xml:space="preserve">    a.</w:t>
            </w:r>
            <w:r>
              <w:rPr>
                <w:rFonts w:ascii="Helvetica" w:eastAsia="Cambria" w:hAnsi="Helvetica" w:cstheme="minorBidi"/>
                <w:color w:val="222222"/>
              </w:rPr>
              <w:t xml:space="preserve"> </w:t>
            </w:r>
            <w:r w:rsidR="008860E6" w:rsidRPr="005E2140">
              <w:rPr>
                <w:rFonts w:ascii="Helvetica" w:eastAsia="Cambria" w:hAnsi="Helvetica" w:cstheme="minorBidi"/>
                <w:color w:val="222222"/>
              </w:rPr>
              <w:t>Website languages</w:t>
            </w:r>
            <w:r w:rsidR="008860E6" w:rsidRPr="005E2140">
              <w:rPr>
                <w:rFonts w:ascii="Helvetica" w:eastAsia="Cambria" w:hAnsi="Helvetica" w:cstheme="minorBidi"/>
                <w:b/>
                <w:color w:val="222222"/>
              </w:rPr>
              <w:t xml:space="preserve"> </w:t>
            </w:r>
          </w:p>
          <w:p w14:paraId="2EBF7944" w14:textId="77777777" w:rsidR="00EF7549" w:rsidRDefault="00EF7549" w:rsidP="00EF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b/>
                <w:bCs/>
                <w:color w:val="FF5D53"/>
              </w:rPr>
            </w:pPr>
            <w:r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</w:p>
          <w:p w14:paraId="4E210BAD" w14:textId="6DD1CB8A" w:rsidR="00FF5EBD" w:rsidRPr="00EF7549" w:rsidRDefault="00EF7549" w:rsidP="00EF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  <w:r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proofErr w:type="gramStart"/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>[</w:t>
            </w:r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563C0A">
              <w:rPr>
                <w:rFonts w:ascii="Helvetica" w:eastAsia="Cambria" w:hAnsi="Helvetica" w:cs="Helvetica"/>
                <w:b/>
                <w:bCs/>
                <w:color w:val="FF5D53"/>
              </w:rPr>
              <w:t xml:space="preserve"> </w:t>
            </w:r>
            <w:r w:rsidR="005A77F3">
              <w:rPr>
                <w:rFonts w:ascii="Segoe UI Symbol" w:eastAsia="Cambria" w:hAnsi="Segoe UI Symbol" w:cs="Helvetica"/>
                <w:b/>
                <w:bCs/>
                <w:color w:val="FF5D53"/>
              </w:rPr>
              <w:t>☑</w:t>
            </w:r>
            <w:proofErr w:type="gramEnd"/>
            <w:r w:rsidR="00563C0A">
              <w:rPr>
                <w:rFonts w:ascii="Helvetica" w:eastAsia="Cambria" w:hAnsi="Helvetica" w:cs="Helvetica"/>
                <w:b/>
                <w:bCs/>
                <w:color w:val="FF5D53"/>
              </w:rPr>
              <w:t xml:space="preserve"> </w:t>
            </w:r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] </w:t>
            </w:r>
            <w:r w:rsidR="00FF5EBD" w:rsidRPr="00EF7549">
              <w:rPr>
                <w:rFonts w:ascii="Helvetica" w:eastAsia="Cambria" w:hAnsi="Helvetica" w:cstheme="minorBidi"/>
                <w:color w:val="222222"/>
              </w:rPr>
              <w:t xml:space="preserve">English </w:t>
            </w:r>
          </w:p>
          <w:p w14:paraId="4DF8A5DC" w14:textId="3B9E5EBB" w:rsidR="00FF5EBD" w:rsidRPr="00EF7549" w:rsidRDefault="00EF7549" w:rsidP="00EF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  <w:r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>[</w:t>
            </w:r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proofErr w:type="gramStart"/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686A9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FF5EBD" w:rsidRPr="00EF7549">
              <w:rPr>
                <w:rFonts w:ascii="Helvetica" w:eastAsia="Cambria" w:hAnsi="Helvetica" w:cstheme="minorBidi"/>
                <w:color w:val="222222"/>
              </w:rPr>
              <w:t xml:space="preserve">Arabic </w:t>
            </w:r>
          </w:p>
          <w:p w14:paraId="63A00FF0" w14:textId="45A504B9" w:rsidR="007C539B" w:rsidRPr="00EF7549" w:rsidRDefault="00EF7549" w:rsidP="00EF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  <w:r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r w:rsidR="007C539B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[ </w:t>
            </w:r>
            <w:proofErr w:type="gramStart"/>
            <w:r w:rsidR="007C539B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686A9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7C539B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="007C539B" w:rsidRPr="00EF7549">
              <w:rPr>
                <w:rFonts w:ascii="Helvetica" w:eastAsia="Cambria" w:hAnsi="Helvetica" w:cstheme="minorBidi"/>
                <w:color w:val="222222"/>
              </w:rPr>
              <w:t xml:space="preserve"> Multilingual</w:t>
            </w:r>
          </w:p>
          <w:p w14:paraId="753BD9FB" w14:textId="66B31069" w:rsidR="00FF5EBD" w:rsidRPr="00EF7549" w:rsidRDefault="00EF7549" w:rsidP="00EF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  <w:r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r w:rsidR="00D11F1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[ </w:t>
            </w:r>
            <w:proofErr w:type="gramStart"/>
            <w:r w:rsidR="00686A9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D11F1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]</w:t>
            </w:r>
            <w:proofErr w:type="gramEnd"/>
            <w:r w:rsidR="00D11F1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FF5EBD" w:rsidRPr="00EF7549">
              <w:rPr>
                <w:rFonts w:ascii="Helvetica" w:eastAsia="Cambria" w:hAnsi="Helvetica" w:cstheme="minorBidi"/>
                <w:color w:val="222222"/>
              </w:rPr>
              <w:t xml:space="preserve">Other – please </w:t>
            </w:r>
            <w:r w:rsidR="002E3013" w:rsidRPr="00EF7549">
              <w:rPr>
                <w:rFonts w:ascii="Helvetica" w:eastAsia="Cambria" w:hAnsi="Helvetica" w:cstheme="minorBidi"/>
                <w:color w:val="222222"/>
              </w:rPr>
              <w:t>specify</w:t>
            </w:r>
            <w:r w:rsidR="00FF5EBD" w:rsidRPr="00EF7549">
              <w:rPr>
                <w:rFonts w:ascii="Helvetica" w:eastAsia="Cambria" w:hAnsi="Helvetica" w:cstheme="minorBidi"/>
                <w:color w:val="222222"/>
              </w:rPr>
              <w:t xml:space="preserve"> </w:t>
            </w:r>
          </w:p>
          <w:p w14:paraId="54D2A457" w14:textId="0A2C1E07" w:rsidR="000B2117" w:rsidRDefault="000B2117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355267DC" w14:textId="62C89CB7" w:rsidR="00573B08" w:rsidRPr="00CA04D8" w:rsidRDefault="00EF7549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530FBFC" wp14:editId="033FD4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9525</wp:posOffset>
                      </wp:positionV>
                      <wp:extent cx="6830695" cy="338455"/>
                      <wp:effectExtent l="0" t="0" r="1905" b="4445"/>
                      <wp:wrapNone/>
                      <wp:docPr id="115771870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CADE8D" w14:textId="1B1D7635" w:rsidR="00EF7549" w:rsidRPr="00002F2B" w:rsidRDefault="00EF7549" w:rsidP="00EF7549">
                                  <w:pPr>
                                    <w:rPr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9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0FBFC" id="_x0000_s1043" type="#_x0000_t202" style="position:absolute;left:0;text-align:left;margin-left:0;margin-top:.75pt;width:537.85pt;height:26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" fillcolor="#f9f9f9" stroked="f" strokeweight=".5pt">
                      <v:textbox>
                        <w:txbxContent>
                          <w:p w14:paraId="55CADE8D" w14:textId="1B1D7635" w:rsidR="00EF7549" w:rsidRPr="00002F2B" w:rsidRDefault="00EF7549" w:rsidP="00EF7549">
                            <w:pPr>
                              <w:rPr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9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77B00E" w14:textId="6B2DF180" w:rsidR="000B2117" w:rsidRPr="00CA04D8" w:rsidRDefault="000B2117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107F38E1" w14:textId="69E30109" w:rsidR="00892F8F" w:rsidRDefault="00892F8F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5EBFCB27" w14:textId="77777777" w:rsidR="00EF7549" w:rsidRPr="00CA04D8" w:rsidRDefault="00EF7549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2E78F24C" w14:textId="62683E61" w:rsidR="008860E6" w:rsidRPr="00EF7549" w:rsidRDefault="008860E6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color w:val="222222"/>
              </w:rPr>
            </w:pPr>
            <w:r w:rsidRPr="00EF7549">
              <w:rPr>
                <w:rFonts w:ascii="Helvetica" w:eastAsia="Cambria" w:hAnsi="Helvetica" w:cstheme="minorBidi"/>
                <w:color w:val="222222"/>
              </w:rPr>
              <w:t>Email subscription</w:t>
            </w:r>
            <w:r w:rsidR="00FF5EBD" w:rsidRPr="00EF7549">
              <w:rPr>
                <w:rFonts w:ascii="Helvetica" w:eastAsia="Cambria" w:hAnsi="Helvetica" w:cstheme="minorBidi"/>
                <w:color w:val="222222"/>
              </w:rPr>
              <w:t xml:space="preserve"> </w:t>
            </w:r>
          </w:p>
          <w:p w14:paraId="0CF3E895" w14:textId="77777777" w:rsidR="008B6AD2" w:rsidRPr="00EF7549" w:rsidRDefault="008B6AD2" w:rsidP="008B6AD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="Helvetica" w:eastAsia="Cambria" w:hAnsi="Helvetica" w:cstheme="minorBidi"/>
                <w:color w:val="222222"/>
              </w:rPr>
            </w:pPr>
          </w:p>
          <w:p w14:paraId="4FF03643" w14:textId="15A78839" w:rsidR="007C539B" w:rsidRPr="00EF7549" w:rsidRDefault="007C539B" w:rsidP="00573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  <w:r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     </w:t>
            </w:r>
            <w:proofErr w:type="gramStart"/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[ </w:t>
            </w:r>
            <w:r w:rsidR="00686A91">
              <w:rPr>
                <w:rFonts w:ascii="Segoe UI Symbol" w:eastAsia="Cambria" w:hAnsi="Segoe UI Symbol" w:cs="Segoe UI Symbol"/>
                <w:b/>
                <w:bCs/>
                <w:color w:val="FF5D53"/>
              </w:rPr>
              <w:t xml:space="preserve"> </w:t>
            </w:r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>]</w:t>
            </w:r>
            <w:proofErr w:type="gramEnd"/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FF5EBD" w:rsidRPr="00EF7549">
              <w:rPr>
                <w:rFonts w:ascii="Helvetica" w:eastAsia="Cambria" w:hAnsi="Helvetica" w:cstheme="minorBidi"/>
                <w:color w:val="222222"/>
              </w:rPr>
              <w:t xml:space="preserve">Yes </w:t>
            </w:r>
          </w:p>
          <w:p w14:paraId="26E0CB8E" w14:textId="19F1C70F" w:rsidR="00FF5EBD" w:rsidRPr="00EF7549" w:rsidRDefault="007C539B" w:rsidP="00573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Cambria" w:hAnsi="Helvetica" w:cstheme="minorBidi"/>
                <w:color w:val="222222"/>
              </w:rPr>
            </w:pPr>
            <w:r w:rsidRPr="00EF7549">
              <w:rPr>
                <w:rFonts w:ascii="Helvetica" w:eastAsia="Cambria" w:hAnsi="Helvetica" w:cstheme="minorBidi"/>
                <w:color w:val="222222"/>
              </w:rPr>
              <w:t xml:space="preserve">       </w:t>
            </w:r>
            <w:proofErr w:type="gramStart"/>
            <w:r w:rsidR="006F0086" w:rsidRPr="00EF7549">
              <w:rPr>
                <w:rFonts w:ascii="Helvetica" w:eastAsia="Cambria" w:hAnsi="Helvetica" w:cstheme="minorBidi"/>
                <w:b/>
                <w:bCs/>
                <w:color w:val="FF5D53"/>
              </w:rPr>
              <w:t>[</w:t>
            </w:r>
            <w:r w:rsidR="00901270" w:rsidRPr="00344BE1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 </w:t>
            </w:r>
            <w:r w:rsidR="006F0086" w:rsidRPr="00081A46">
              <w:rPr>
                <w:rFonts w:ascii="Helvetica" w:eastAsia="Cambria" w:hAnsi="Helvetica" w:cstheme="minorBidi"/>
                <w:b/>
                <w:bCs/>
                <w:color w:val="FF5D53"/>
                <w:highlight w:val="yellow"/>
              </w:rPr>
              <w:t>]</w:t>
            </w:r>
            <w:proofErr w:type="gramEnd"/>
            <w:r w:rsidR="006F0086" w:rsidRPr="002B6714">
              <w:rPr>
                <w:rFonts w:ascii="Helvetica" w:eastAsia="Cambria" w:hAnsi="Helvetica" w:cstheme="minorBidi"/>
                <w:b/>
                <w:bCs/>
                <w:color w:val="FF5D53"/>
              </w:rPr>
              <w:t xml:space="preserve"> </w:t>
            </w:r>
            <w:r w:rsidR="00BD74DD" w:rsidRPr="002B6714">
              <w:rPr>
                <w:rFonts w:ascii="Helvetica" w:eastAsia="Cambria" w:hAnsi="Helvetica" w:cstheme="minorBidi"/>
                <w:color w:val="222222"/>
              </w:rPr>
              <w:t>No</w:t>
            </w:r>
            <w:r w:rsidR="00BD74DD" w:rsidRPr="00EF7549">
              <w:rPr>
                <w:rFonts w:ascii="Helvetica" w:eastAsia="Cambria" w:hAnsi="Helvetica" w:cstheme="minorBidi"/>
                <w:color w:val="222222"/>
              </w:rPr>
              <w:t xml:space="preserve"> </w:t>
            </w:r>
          </w:p>
          <w:p w14:paraId="585A1EEF" w14:textId="7979BBE8" w:rsidR="00D11F16" w:rsidRPr="00CA04D8" w:rsidRDefault="00D11F16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13EE596A" w14:textId="77777777" w:rsidR="00EF7549" w:rsidRPr="00CA04D8" w:rsidRDefault="00EF7549" w:rsidP="00D25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6CF7FA17" w14:textId="3F78E13F" w:rsidR="008860E6" w:rsidRPr="00EF7549" w:rsidRDefault="006F0086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color w:val="222222"/>
              </w:rPr>
            </w:pPr>
            <w:r w:rsidRPr="00EF7549">
              <w:rPr>
                <w:rFonts w:ascii="Helvetica" w:eastAsia="Cambria" w:hAnsi="Helvetica" w:cstheme="minorBidi"/>
                <w:color w:val="222222"/>
              </w:rPr>
              <w:t>Other features</w:t>
            </w:r>
            <w:r w:rsidR="008860E6" w:rsidRPr="00EF7549">
              <w:rPr>
                <w:rFonts w:ascii="Helvetica" w:eastAsia="Cambria" w:hAnsi="Helvetica" w:cstheme="minorBidi"/>
                <w:color w:val="222222"/>
              </w:rPr>
              <w:t>:</w:t>
            </w:r>
          </w:p>
          <w:p w14:paraId="6701B3CA" w14:textId="5B5318D4" w:rsidR="00573B08" w:rsidRPr="00CA04D8" w:rsidRDefault="00573B08" w:rsidP="00573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A4D086A" w14:textId="1DEC5A01" w:rsidR="008860E6" w:rsidRPr="00CA04D8" w:rsidRDefault="001E4D30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0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5A9FB717" wp14:editId="411AA34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6351</wp:posOffset>
                      </wp:positionV>
                      <wp:extent cx="6830695" cy="914400"/>
                      <wp:effectExtent l="0" t="0" r="8255" b="0"/>
                      <wp:wrapNone/>
                      <wp:docPr id="132964059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B44BE" w14:textId="4461CC6F" w:rsidR="001E4D30" w:rsidRPr="004F453E" w:rsidRDefault="001E4D30" w:rsidP="001E4D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9FB717" id="_x0000_s1044" type="#_x0000_t202" style="position:absolute;left:0;text-align:left;margin-left:.1pt;margin-top:.5pt;width:537.85pt;height:1in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" fillcolor="#f9f9f9" stroked="f" strokeweight=".5pt">
                      <v:textbox>
                        <w:txbxContent>
                          <w:p w14:paraId="46DB44BE" w14:textId="4461CC6F" w:rsidR="001E4D30" w:rsidRPr="004F453E" w:rsidRDefault="001E4D30" w:rsidP="001E4D30"/>
                        </w:txbxContent>
                      </v:textbox>
                    </v:shape>
                  </w:pict>
                </mc:Fallback>
              </mc:AlternateContent>
            </w:r>
          </w:p>
          <w:p w14:paraId="79844BA2" w14:textId="321EE788" w:rsidR="006F0086" w:rsidRPr="00CA04D8" w:rsidRDefault="006F0086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0438509D" w14:textId="1E109CEB" w:rsidR="00D11F16" w:rsidRPr="00CA04D8" w:rsidRDefault="00D11F16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9FD254C" w14:textId="77777777" w:rsidR="00EF7549" w:rsidRDefault="00EF7549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23DF1A03" w14:textId="77777777" w:rsidR="00EF7549" w:rsidRDefault="00EF7549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0B6DD3E6" w14:textId="77777777" w:rsidR="0042682A" w:rsidRDefault="0042682A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ABC3F38" w14:textId="77777777" w:rsidR="0042682A" w:rsidRDefault="0042682A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40CBCB35" w14:textId="77777777" w:rsidR="0042682A" w:rsidRPr="00CA04D8" w:rsidRDefault="0042682A" w:rsidP="00D25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mbria" w:hAnsiTheme="minorBidi" w:cstheme="minorBidi"/>
                <w:color w:val="222222"/>
                <w:sz w:val="24"/>
                <w:szCs w:val="24"/>
              </w:rPr>
            </w:pPr>
          </w:p>
          <w:p w14:paraId="313BA4B9" w14:textId="05BFC1DA" w:rsidR="008860E6" w:rsidRPr="005E2140" w:rsidRDefault="008860E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" w:eastAsia="Cambria" w:hAnsi="Helvetica" w:cstheme="minorBidi"/>
                <w:color w:val="222222"/>
              </w:rPr>
            </w:pPr>
            <w:r w:rsidRPr="005E2140">
              <w:rPr>
                <w:rFonts w:ascii="Helvetica" w:eastAsia="Cambria" w:hAnsi="Helvetica" w:cstheme="minorBidi"/>
                <w:color w:val="222222"/>
              </w:rPr>
              <w:t>Apart from the categories, what keywords would the target audience use to search for your products and services?</w:t>
            </w:r>
          </w:p>
          <w:p w14:paraId="5E00FD4E" w14:textId="69B2838C" w:rsidR="00EF7549" w:rsidRDefault="00EF7549" w:rsidP="00EF754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Helvetica" w:eastAsia="Cambria" w:hAnsi="Helvetica" w:cstheme="minorBidi"/>
                <w:color w:val="222222"/>
              </w:rPr>
            </w:pPr>
          </w:p>
          <w:p w14:paraId="5D1CC012" w14:textId="006D8447" w:rsidR="00EF7549" w:rsidRPr="00EF7549" w:rsidRDefault="001E4D30" w:rsidP="00EF754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="Helvetica" w:eastAsia="Cambria" w:hAnsi="Helvetica" w:cstheme="minorBidi"/>
                <w:color w:val="222222"/>
              </w:rPr>
            </w:pPr>
            <w:r w:rsidRPr="003E5F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01F47D6D" wp14:editId="1B035346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6830695" cy="6477000"/>
                      <wp:effectExtent l="0" t="0" r="8255" b="0"/>
                      <wp:wrapNone/>
                      <wp:docPr id="127116522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0695" cy="647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38A7D1" w14:textId="77777777" w:rsidR="00821067" w:rsidRPr="00795944" w:rsidRDefault="00821067" w:rsidP="00821067">
                                  <w:pPr>
                                    <w:rPr>
                                      <w:sz w:val="18"/>
                                      <w:szCs w:val="18"/>
                                      <w:rPrChange w:id="206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</w:pPr>
                                </w:p>
                                <w:p w14:paraId="036D0A68" w14:textId="5A95E386" w:rsidR="00821067" w:rsidRPr="002B6714" w:rsidRDefault="00821067" w:rsidP="00821067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07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</w:pPr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08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 xml:space="preserve">EPC </w:t>
                                  </w:r>
                                </w:p>
                                <w:p w14:paraId="7AA2EC7A" w14:textId="77777777" w:rsidR="00821067" w:rsidRPr="002B6714" w:rsidRDefault="00821067" w:rsidP="00821067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09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</w:pPr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0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>Substation</w:t>
                                  </w:r>
                                </w:p>
                                <w:p w14:paraId="7CA8261E" w14:textId="77777777" w:rsidR="00821067" w:rsidRPr="002B6714" w:rsidRDefault="00821067" w:rsidP="00821067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1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</w:pPr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2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 xml:space="preserve">Cable Laying </w:t>
                                  </w:r>
                                  <w:proofErr w:type="gramStart"/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3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>works</w:t>
                                  </w:r>
                                  <w:proofErr w:type="gramEnd"/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4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 xml:space="preserve"> </w:t>
                                  </w:r>
                                </w:p>
                                <w:p w14:paraId="09569F00" w14:textId="77777777" w:rsidR="00821067" w:rsidRPr="002B6714" w:rsidRDefault="00821067" w:rsidP="00821067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5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</w:pPr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6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>AMC</w:t>
                                  </w:r>
                                </w:p>
                                <w:p w14:paraId="4EF53FAF" w14:textId="77777777" w:rsidR="00795944" w:rsidRPr="002B6714" w:rsidRDefault="00821067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17" w:author="Mohammed Arshad .N.M" w:date="2026-05-04T17:52:00Z" w16du:dateUtc="2026-05-04T13:52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18" w:author="Mohammed Arshad .N.M" w:date="2026-05-04T17:53:00Z" w16du:dateUtc="2026-05-04T13:53:00Z">
                                        <w:rPr>
                                          <w:ins w:id="219" w:author="Mohammed Arshad .N.M" w:date="2026-05-04T17:52:00Z" w16du:dateUtc="2026-05-04T13:52:00Z"/>
                                        </w:rPr>
                                      </w:rPrChange>
                                    </w:rPr>
                                  </w:pPr>
                                  <w:r w:rsidRPr="002B671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  <w:rPrChange w:id="220" w:author="Mohammed Arshad .N.M" w:date="2026-05-04T17:53:00Z" w16du:dateUtc="2026-05-04T13:53:00Z">
                                        <w:rPr/>
                                      </w:rPrChange>
                                    </w:rPr>
                                    <w:t>Services</w:t>
                                  </w:r>
                                </w:p>
                                <w:p w14:paraId="1C775AAE" w14:textId="77777777" w:rsidR="00795944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21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22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Construction of Electrical Substations &amp; Associated Works up to 132KV</w:t>
                                    </w:r>
                                  </w:ins>
                                </w:p>
                                <w:p w14:paraId="29DE7EC2" w14:textId="77777777" w:rsidR="00795944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23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24" w:author="Mohammed Arshad .N.M" w:date="2026-05-04T17:55:00Z" w16du:dateUtc="2026-05-04T13:55:00Z"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Complete turnkey solutions for Data </w:t>
                                    </w:r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Center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.</w:t>
                                    </w:r>
                                  </w:ins>
                                </w:p>
                                <w:p w14:paraId="57B19F22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25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26" w:author="Mohammed Arshad .N.M" w:date="2026-05-04T17:55:00Z" w16du:dateUtc="2026-05-04T13:55:00Z"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Electrical works for District cooling plant</w:t>
                                    </w:r>
                                  </w:ins>
                                </w:p>
                                <w:p w14:paraId="5432C034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27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28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Annual &amp; One Time Maintenance Contracts</w:t>
                                    </w:r>
                                  </w:ins>
                                </w:p>
                                <w:p w14:paraId="3A047776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29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30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Electrical Installation, Testing and Commissioning</w:t>
                                    </w:r>
                                  </w:ins>
                                </w:p>
                                <w:p w14:paraId="5867CB46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31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32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Design &amp; Technical Support for Substations &amp; Protection Relays</w:t>
                                    </w:r>
                                  </w:ins>
                                </w:p>
                                <w:p w14:paraId="20EE1B5E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33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34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Retrofitting and Upgrading – Switchgear &amp; Protection Relays</w:t>
                                    </w:r>
                                  </w:ins>
                                </w:p>
                                <w:p w14:paraId="699C9DF1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35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36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LV, MV, HV &amp; EHV Cable Laying, Jointing and Terminations</w:t>
                                    </w:r>
                                  </w:ins>
                                </w:p>
                                <w:p w14:paraId="38641A9E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37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38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Civil &amp; Fit-Out Works</w:t>
                                    </w:r>
                                  </w:ins>
                                </w:p>
                                <w:p w14:paraId="735DE0BC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39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40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Upgradation, Retrofitting &amp; Modification Works up to 220KV</w:t>
                                    </w:r>
                                  </w:ins>
                                </w:p>
                                <w:p w14:paraId="7383751E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41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42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Condition Monitoring &amp; Health Assessment</w:t>
                                    </w:r>
                                  </w:ins>
                                </w:p>
                                <w:p w14:paraId="15310499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43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44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Substation Automation &amp; Digitalization</w:t>
                                    </w:r>
                                  </w:ins>
                                </w:p>
                                <w:p w14:paraId="148A2F6F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45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46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Transformer Oil Filtration, Oil Regeneration, Oil Analysis, Refurbishment &amp; </w:t>
                                    </w:r>
                                  </w:ins>
                                </w:p>
                                <w:p w14:paraId="144A849A" w14:textId="77777777" w:rsidR="00795944" w:rsidRPr="00CD0F59" w:rsidRDefault="00795944" w:rsidP="00795944">
                                  <w:pPr>
                                    <w:pStyle w:val="ListParagraph"/>
                                    <w:ind w:left="1080"/>
                                    <w:rPr>
                                      <w:ins w:id="247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48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Motor Rewinding Services</w:t>
                                    </w:r>
                                  </w:ins>
                                </w:p>
                                <w:p w14:paraId="09CDC22B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49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50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Supply and Installation of Earth Pits, Earth Cables &amp; Related Works</w:t>
                                    </w:r>
                                  </w:ins>
                                </w:p>
                                <w:p w14:paraId="359EA445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51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52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Thermography, Partial Discharge, Harmonic analysis &amp; Power Quality Analysis</w:t>
                                    </w:r>
                                  </w:ins>
                                </w:p>
                                <w:p w14:paraId="2210AAD5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53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54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Power system Study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/Load Flow analysis</w:t>
                                    </w:r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 through ETAP &amp; CYME software’s.</w:t>
                                    </w:r>
                                  </w:ins>
                                </w:p>
                                <w:p w14:paraId="747676F5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55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56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Life assessment studies for the electrical assets </w:t>
                                    </w:r>
                                  </w:ins>
                                </w:p>
                                <w:p w14:paraId="7FBE7D13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57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58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Diesel Generator services and maintenance. </w:t>
                                    </w:r>
                                  </w:ins>
                                </w:p>
                                <w:p w14:paraId="49D14DA5" w14:textId="77777777" w:rsidR="00795944" w:rsidRPr="00CD0F59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59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60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EOT Crane Maintenance.</w:t>
                                    </w:r>
                                  </w:ins>
                                </w:p>
                                <w:p w14:paraId="7D9C83A3" w14:textId="77777777" w:rsidR="00795944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61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62" w:author="Mohammed Arshad .N.M" w:date="2026-05-04T17:55:00Z" w16du:dateUtc="2026-05-04T13:55:00Z"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Supply, </w:t>
                                    </w:r>
                                    <w:r w:rsidRPr="003E6D08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Installation,</w:t>
                                    </w:r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 Testing and commissioning of Feeder pillar, Service cabinets and </w:t>
                                    </w:r>
                                    <w:r w:rsidRPr="003E6D08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streetlight</w:t>
                                    </w:r>
                                  </w:ins>
                                </w:p>
                                <w:p w14:paraId="7872F61A" w14:textId="77777777" w:rsidR="00795944" w:rsidRPr="00CD0F59" w:rsidRDefault="00795944" w:rsidP="00795944">
                                  <w:pPr>
                                    <w:pStyle w:val="ListParagraph"/>
                                    <w:ind w:left="1080"/>
                                    <w:rPr>
                                      <w:ins w:id="263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64" w:author="Mohammed Arshad .N.M" w:date="2026-05-04T17:55:00Z" w16du:dateUtc="2026-05-04T13:55:00Z"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 </w:t>
                                    </w:r>
                                    <w:r w:rsidRPr="003E6D08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poles.</w:t>
                                    </w:r>
                                  </w:ins>
                                </w:p>
                                <w:p w14:paraId="6D58473E" w14:textId="77777777" w:rsidR="00795944" w:rsidRDefault="00795944" w:rsidP="00795944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ins w:id="265" w:author="Mohammed Arshad .N.M" w:date="2026-05-04T17:55:00Z" w16du:dateUtc="2026-05-04T13:55:00Z"/>
                                      <w:color w:val="156082" w:themeColor="accent1"/>
                                      <w:sz w:val="20"/>
                                      <w:szCs w:val="20"/>
                                      <w:lang w:val="en-AE"/>
                                    </w:rPr>
                                  </w:pPr>
                                  <w:ins w:id="266" w:author="Mohammed Arshad .N.M" w:date="2026-05-04T17:55:00Z" w16du:dateUtc="2026-05-04T13:55:00Z"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On grid / Off grid </w:t>
                                    </w:r>
                                    <w:r w:rsidRPr="00CD0F59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>Solar Energy Solutions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  <w:lang w:val="en-AE"/>
                                      </w:rPr>
                                      <w:t xml:space="preserve"> and Operations &amp; Maintenance of Solar plants</w:t>
                                    </w:r>
                                  </w:ins>
                                </w:p>
                                <w:p w14:paraId="274CA44D" w14:textId="035CDC2D" w:rsidR="00795944" w:rsidRDefault="00821067" w:rsidP="009D7D72">
                                  <w:pPr>
                                    <w:pStyle w:val="ListParagraph"/>
                                  </w:pPr>
                                  <w:del w:id="267" w:author="Mohammed Arshad .N.M" w:date="2026-05-04T17:52:00Z" w16du:dateUtc="2026-05-04T13:52:00Z">
                                    <w:r w:rsidDel="00795944">
                                      <w:delText xml:space="preserve"> </w:delText>
                                    </w:r>
                                  </w:del>
                                </w:p>
                                <w:p w14:paraId="6A3154E4" w14:textId="539BB277" w:rsidR="00821067" w:rsidRDefault="00821067" w:rsidP="00821067">
                                  <w:pPr>
                                    <w:pStyle w:val="ListParagraph"/>
                                  </w:pPr>
                                  <w:r>
                                    <w:t xml:space="preserve"> </w:t>
                                  </w:r>
                                </w:p>
                                <w:p w14:paraId="331D6302" w14:textId="77777777" w:rsidR="00821067" w:rsidRDefault="00821067" w:rsidP="00821067"/>
                                <w:p w14:paraId="2B706DC6" w14:textId="77777777" w:rsidR="00821067" w:rsidRDefault="00821067" w:rsidP="00821067"/>
                                <w:p w14:paraId="24117FD6" w14:textId="77777777" w:rsidR="00782C76" w:rsidRPr="00081A46" w:rsidRDefault="00782C76" w:rsidP="00782C76">
                                  <w:pPr>
                                    <w:pStyle w:val="ListParagraph"/>
                                  </w:pPr>
                                </w:p>
                                <w:p w14:paraId="3FAF6CDF" w14:textId="77777777" w:rsidR="00081A46" w:rsidRDefault="00081A46" w:rsidP="006F5B8B">
                                  <w:pPr>
                                    <w:ind w:left="360"/>
                                  </w:pPr>
                                </w:p>
                                <w:p w14:paraId="6F686E70" w14:textId="6263A57E" w:rsidR="00081A46" w:rsidRPr="00002F2B" w:rsidRDefault="00081A46" w:rsidP="00081A46">
                                  <w:pPr>
                                    <w:ind w:left="36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F47D6D" id="_x0000_s1045" type="#_x0000_t202" style="position:absolute;left:0;text-align:left;margin-left:.6pt;margin-top:.45pt;width:537.85pt;height:510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" fillcolor="#f9f9f9" stroked="f" strokeweight=".5pt">
                      <v:textbox>
                        <w:txbxContent>
                          <w:p w14:paraId="3838A7D1" w14:textId="77777777" w:rsidR="00821067" w:rsidRPr="00795944" w:rsidRDefault="00821067" w:rsidP="00821067">
                            <w:pPr>
                              <w:rPr>
                                <w:sz w:val="18"/>
                                <w:szCs w:val="18"/>
                                <w:rPrChange w:id="268" w:author="Mohammed Arshad .N.M" w:date="2026-05-04T17:53:00Z" w16du:dateUtc="2026-05-04T13:53:00Z">
                                  <w:rPr/>
                                </w:rPrChange>
                              </w:rPr>
                            </w:pPr>
                          </w:p>
                          <w:p w14:paraId="036D0A68" w14:textId="5A95E386" w:rsidR="00821067" w:rsidRPr="002B6714" w:rsidRDefault="00821067" w:rsidP="008210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69" w:author="Mohammed Arshad .N.M" w:date="2026-05-04T17:53:00Z" w16du:dateUtc="2026-05-04T13:53:00Z">
                                  <w:rPr/>
                                </w:rPrChange>
                              </w:rPr>
                            </w:pPr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0" w:author="Mohammed Arshad .N.M" w:date="2026-05-04T17:53:00Z" w16du:dateUtc="2026-05-04T13:53:00Z">
                                  <w:rPr/>
                                </w:rPrChange>
                              </w:rPr>
                              <w:t xml:space="preserve">EPC </w:t>
                            </w:r>
                          </w:p>
                          <w:p w14:paraId="7AA2EC7A" w14:textId="77777777" w:rsidR="00821067" w:rsidRPr="002B6714" w:rsidRDefault="00821067" w:rsidP="008210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1" w:author="Mohammed Arshad .N.M" w:date="2026-05-04T17:53:00Z" w16du:dateUtc="2026-05-04T13:53:00Z">
                                  <w:rPr/>
                                </w:rPrChange>
                              </w:rPr>
                            </w:pPr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2" w:author="Mohammed Arshad .N.M" w:date="2026-05-04T17:53:00Z" w16du:dateUtc="2026-05-04T13:53:00Z">
                                  <w:rPr/>
                                </w:rPrChange>
                              </w:rPr>
                              <w:t>Substation</w:t>
                            </w:r>
                          </w:p>
                          <w:p w14:paraId="7CA8261E" w14:textId="77777777" w:rsidR="00821067" w:rsidRPr="002B6714" w:rsidRDefault="00821067" w:rsidP="008210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3" w:author="Mohammed Arshad .N.M" w:date="2026-05-04T17:53:00Z" w16du:dateUtc="2026-05-04T13:53:00Z">
                                  <w:rPr/>
                                </w:rPrChange>
                              </w:rPr>
                            </w:pPr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4" w:author="Mohammed Arshad .N.M" w:date="2026-05-04T17:53:00Z" w16du:dateUtc="2026-05-04T13:53:00Z">
                                  <w:rPr/>
                                </w:rPrChange>
                              </w:rPr>
                              <w:t xml:space="preserve">Cable Laying </w:t>
                            </w:r>
                            <w:proofErr w:type="gramStart"/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5" w:author="Mohammed Arshad .N.M" w:date="2026-05-04T17:53:00Z" w16du:dateUtc="2026-05-04T13:53:00Z">
                                  <w:rPr/>
                                </w:rPrChange>
                              </w:rPr>
                              <w:t>works</w:t>
                            </w:r>
                            <w:proofErr w:type="gramEnd"/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6" w:author="Mohammed Arshad .N.M" w:date="2026-05-04T17:53:00Z" w16du:dateUtc="2026-05-04T13:53:00Z">
                                  <w:rPr/>
                                </w:rPrChange>
                              </w:rPr>
                              <w:t xml:space="preserve"> </w:t>
                            </w:r>
                          </w:p>
                          <w:p w14:paraId="09569F00" w14:textId="77777777" w:rsidR="00821067" w:rsidRPr="002B6714" w:rsidRDefault="00821067" w:rsidP="0082106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7" w:author="Mohammed Arshad .N.M" w:date="2026-05-04T17:53:00Z" w16du:dateUtc="2026-05-04T13:53:00Z">
                                  <w:rPr/>
                                </w:rPrChange>
                              </w:rPr>
                            </w:pPr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78" w:author="Mohammed Arshad .N.M" w:date="2026-05-04T17:53:00Z" w16du:dateUtc="2026-05-04T13:53:00Z">
                                  <w:rPr/>
                                </w:rPrChange>
                              </w:rPr>
                              <w:t>AMC</w:t>
                            </w:r>
                          </w:p>
                          <w:p w14:paraId="4EF53FAF" w14:textId="77777777" w:rsidR="00795944" w:rsidRPr="002B6714" w:rsidRDefault="00821067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79" w:author="Mohammed Arshad .N.M" w:date="2026-05-04T17:52:00Z" w16du:dateUtc="2026-05-04T13:52:00Z"/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80" w:author="Mohammed Arshad .N.M" w:date="2026-05-04T17:53:00Z" w16du:dateUtc="2026-05-04T13:53:00Z">
                                  <w:rPr>
                                    <w:ins w:id="281" w:author="Mohammed Arshad .N.M" w:date="2026-05-04T17:52:00Z" w16du:dateUtc="2026-05-04T13:52:00Z"/>
                                  </w:rPr>
                                </w:rPrChange>
                              </w:rPr>
                            </w:pPr>
                            <w:r w:rsidRPr="002B6714">
                              <w:rPr>
                                <w:color w:val="156082" w:themeColor="accent1"/>
                                <w:sz w:val="20"/>
                                <w:szCs w:val="20"/>
                                <w:lang w:val="en-AE"/>
                                <w:rPrChange w:id="282" w:author="Mohammed Arshad .N.M" w:date="2026-05-04T17:53:00Z" w16du:dateUtc="2026-05-04T13:53:00Z">
                                  <w:rPr/>
                                </w:rPrChange>
                              </w:rPr>
                              <w:t>Services</w:t>
                            </w:r>
                          </w:p>
                          <w:p w14:paraId="1C775AAE" w14:textId="77777777" w:rsidR="00795944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83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84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Construction of Electrical Substations &amp; Associated Works up to 132KV</w:t>
                              </w:r>
                            </w:ins>
                          </w:p>
                          <w:p w14:paraId="29DE7EC2" w14:textId="77777777" w:rsidR="00795944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85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86" w:author="Mohammed Arshad .N.M" w:date="2026-05-04T17:55:00Z" w16du:dateUtc="2026-05-04T13:55:00Z"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Complete turnkey solutions for Data </w:t>
                              </w:r>
                              <w:proofErr w:type="spellStart"/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Center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.</w:t>
                              </w:r>
                            </w:ins>
                          </w:p>
                          <w:p w14:paraId="57B19F22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87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88" w:author="Mohammed Arshad .N.M" w:date="2026-05-04T17:55:00Z" w16du:dateUtc="2026-05-04T13:55:00Z"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Electrical works for District cooling plant</w:t>
                              </w:r>
                            </w:ins>
                          </w:p>
                          <w:p w14:paraId="5432C034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89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90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Annual &amp; One Time Maintenance Contracts</w:t>
                              </w:r>
                            </w:ins>
                          </w:p>
                          <w:p w14:paraId="3A047776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91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92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Electrical Installation, Testing and Commissioning</w:t>
                              </w:r>
                            </w:ins>
                          </w:p>
                          <w:p w14:paraId="5867CB46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93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94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Design &amp; Technical Support for Substations &amp; Protection Relays</w:t>
                              </w:r>
                            </w:ins>
                          </w:p>
                          <w:p w14:paraId="20EE1B5E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95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96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Retrofitting and Upgrading – Switchgear &amp; Protection Relays</w:t>
                              </w:r>
                            </w:ins>
                          </w:p>
                          <w:p w14:paraId="699C9DF1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97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298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LV, MV, HV &amp; EHV Cable Laying, Jointing and Terminations</w:t>
                              </w:r>
                            </w:ins>
                          </w:p>
                          <w:p w14:paraId="38641A9E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299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00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Civil &amp; Fit-Out Works</w:t>
                              </w:r>
                            </w:ins>
                          </w:p>
                          <w:p w14:paraId="735DE0BC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01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02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Upgradation, Retrofitting &amp; Modification Works up to 220KV</w:t>
                              </w:r>
                            </w:ins>
                          </w:p>
                          <w:p w14:paraId="7383751E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03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04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Condition Monitoring &amp; Health Assessment</w:t>
                              </w:r>
                            </w:ins>
                          </w:p>
                          <w:p w14:paraId="15310499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05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06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Substation Automation &amp; Digitalization</w:t>
                              </w:r>
                            </w:ins>
                          </w:p>
                          <w:p w14:paraId="148A2F6F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07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08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Transformer Oil Filtration, Oil Regeneration, Oil Analysis, Refurbishment &amp; </w:t>
                              </w:r>
                            </w:ins>
                          </w:p>
                          <w:p w14:paraId="144A849A" w14:textId="77777777" w:rsidR="00795944" w:rsidRPr="00CD0F59" w:rsidRDefault="00795944" w:rsidP="00795944">
                            <w:pPr>
                              <w:pStyle w:val="ListParagraph"/>
                              <w:ind w:left="1080"/>
                              <w:rPr>
                                <w:ins w:id="309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10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Motor Rewinding Services</w:t>
                              </w:r>
                            </w:ins>
                          </w:p>
                          <w:p w14:paraId="09CDC22B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11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12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Supply and Installation of Earth Pits, Earth Cables &amp; Related Works</w:t>
                              </w:r>
                            </w:ins>
                          </w:p>
                          <w:p w14:paraId="359EA445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13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14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Thermography, Partial Discharge, Harmonic analysis &amp; Power Quality Analysis</w:t>
                              </w:r>
                            </w:ins>
                          </w:p>
                          <w:p w14:paraId="2210AAD5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15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16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Power system Study</w:t>
                              </w:r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/Load Flow analysis</w:t>
                              </w:r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 through ETAP &amp; CYME software’s.</w:t>
                              </w:r>
                            </w:ins>
                          </w:p>
                          <w:p w14:paraId="747676F5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17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18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Life assessment studies for the electrical assets </w:t>
                              </w:r>
                            </w:ins>
                          </w:p>
                          <w:p w14:paraId="7FBE7D13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19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20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Diesel Generator services and maintenance. </w:t>
                              </w:r>
                            </w:ins>
                          </w:p>
                          <w:p w14:paraId="49D14DA5" w14:textId="77777777" w:rsidR="00795944" w:rsidRPr="00CD0F59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21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22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EOT Crane Maintenance.</w:t>
                              </w:r>
                            </w:ins>
                          </w:p>
                          <w:p w14:paraId="7D9C83A3" w14:textId="77777777" w:rsidR="00795944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23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24" w:author="Mohammed Arshad .N.M" w:date="2026-05-04T17:55:00Z" w16du:dateUtc="2026-05-04T13:55:00Z"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Supply, </w:t>
                              </w:r>
                              <w:r w:rsidRPr="003E6D08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Installation,</w:t>
                              </w:r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 Testing and commissioning of Feeder pillar, Service cabinets and </w:t>
                              </w:r>
                              <w:r w:rsidRPr="003E6D08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streetlight</w:t>
                              </w:r>
                            </w:ins>
                          </w:p>
                          <w:p w14:paraId="7872F61A" w14:textId="77777777" w:rsidR="00795944" w:rsidRPr="00CD0F59" w:rsidRDefault="00795944" w:rsidP="00795944">
                            <w:pPr>
                              <w:pStyle w:val="ListParagraph"/>
                              <w:ind w:left="1080"/>
                              <w:rPr>
                                <w:ins w:id="325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26" w:author="Mohammed Arshad .N.M" w:date="2026-05-04T17:55:00Z" w16du:dateUtc="2026-05-04T13:55:00Z"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 </w:t>
                              </w:r>
                              <w:r w:rsidRPr="003E6D08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poles.</w:t>
                              </w:r>
                            </w:ins>
                          </w:p>
                          <w:p w14:paraId="6D58473E" w14:textId="77777777" w:rsidR="00795944" w:rsidRDefault="00795944" w:rsidP="0079594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ins w:id="327" w:author="Mohammed Arshad .N.M" w:date="2026-05-04T17:55:00Z" w16du:dateUtc="2026-05-04T13:55:00Z"/>
                                <w:color w:val="156082" w:themeColor="accent1"/>
                                <w:sz w:val="20"/>
                                <w:szCs w:val="20"/>
                                <w:lang w:val="en-AE"/>
                              </w:rPr>
                            </w:pPr>
                            <w:ins w:id="328" w:author="Mohammed Arshad .N.M" w:date="2026-05-04T17:55:00Z" w16du:dateUtc="2026-05-04T13:55:00Z"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On grid / Off grid </w:t>
                              </w:r>
                              <w:r w:rsidRPr="00CD0F59"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>Solar Energy Solutions</w:t>
                              </w:r>
                              <w:r>
                                <w:rPr>
                                  <w:color w:val="156082" w:themeColor="accent1"/>
                                  <w:sz w:val="20"/>
                                  <w:szCs w:val="20"/>
                                  <w:lang w:val="en-AE"/>
                                </w:rPr>
                                <w:t xml:space="preserve"> and Operations &amp; Maintenance of Solar plants</w:t>
                              </w:r>
                            </w:ins>
                          </w:p>
                          <w:p w14:paraId="274CA44D" w14:textId="035CDC2D" w:rsidR="00795944" w:rsidRDefault="00821067" w:rsidP="009D7D72">
                            <w:pPr>
                              <w:pStyle w:val="ListParagraph"/>
                            </w:pPr>
                            <w:del w:id="329" w:author="Mohammed Arshad .N.M" w:date="2026-05-04T17:52:00Z" w16du:dateUtc="2026-05-04T13:52:00Z">
                              <w:r w:rsidDel="00795944">
                                <w:delText xml:space="preserve"> </w:delText>
                              </w:r>
                            </w:del>
                          </w:p>
                          <w:p w14:paraId="6A3154E4" w14:textId="539BB277" w:rsidR="00821067" w:rsidRDefault="00821067" w:rsidP="00821067">
                            <w:pPr>
                              <w:pStyle w:val="ListParagraph"/>
                            </w:pPr>
                            <w:r>
                              <w:t xml:space="preserve"> </w:t>
                            </w:r>
                          </w:p>
                          <w:p w14:paraId="331D6302" w14:textId="77777777" w:rsidR="00821067" w:rsidRDefault="00821067" w:rsidP="00821067"/>
                          <w:p w14:paraId="2B706DC6" w14:textId="77777777" w:rsidR="00821067" w:rsidRDefault="00821067" w:rsidP="00821067"/>
                          <w:p w14:paraId="24117FD6" w14:textId="77777777" w:rsidR="00782C76" w:rsidRPr="00081A46" w:rsidRDefault="00782C76" w:rsidP="00782C76">
                            <w:pPr>
                              <w:pStyle w:val="ListParagraph"/>
                            </w:pPr>
                          </w:p>
                          <w:p w14:paraId="3FAF6CDF" w14:textId="77777777" w:rsidR="00081A46" w:rsidRDefault="00081A46" w:rsidP="006F5B8B">
                            <w:pPr>
                              <w:ind w:left="360"/>
                            </w:pPr>
                          </w:p>
                          <w:p w14:paraId="6F686E70" w14:textId="6263A57E" w:rsidR="00081A46" w:rsidRPr="00002F2B" w:rsidRDefault="00081A46" w:rsidP="00081A46">
                            <w:pPr>
                              <w:ind w:left="36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3427FC5" w14:textId="59E08B13" w:rsidR="00EB56E5" w:rsidRPr="0080082F" w:rsidRDefault="00EB56E5">
      <w:pPr>
        <w:rPr>
          <w:rFonts w:asciiTheme="minorHAnsi" w:hAnsiTheme="minorHAnsi" w:cstheme="minorHAnsi"/>
          <w:color w:val="FF5D53"/>
        </w:rPr>
      </w:pPr>
    </w:p>
    <w:sectPr w:rsidR="00EB56E5" w:rsidRPr="0080082F" w:rsidSect="008B6AD2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pgNumType w:start="1" w:chapStyle="9" w:chapSep="emDash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34B3" w14:textId="77777777" w:rsidR="009C2FDA" w:rsidRDefault="009C2FDA" w:rsidP="00F3306D">
      <w:pPr>
        <w:spacing w:line="240" w:lineRule="auto"/>
      </w:pPr>
      <w:r>
        <w:separator/>
      </w:r>
    </w:p>
  </w:endnote>
  <w:endnote w:type="continuationSeparator" w:id="0">
    <w:p w14:paraId="55B00A2F" w14:textId="77777777" w:rsidR="009C2FDA" w:rsidRDefault="009C2FDA" w:rsidP="00F330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0793722"/>
      <w:docPartObj>
        <w:docPartGallery w:val="Page Numbers (Bottom of Page)"/>
        <w:docPartUnique/>
      </w:docPartObj>
    </w:sdtPr>
    <w:sdtContent>
      <w:p w14:paraId="47558073" w14:textId="0C33B2B2" w:rsidR="006F0086" w:rsidRDefault="006F0086" w:rsidP="008B6A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3F04B8" w14:textId="77777777" w:rsidR="006F0086" w:rsidRDefault="006F0086" w:rsidP="006F00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102395350"/>
      <w:docPartObj>
        <w:docPartGallery w:val="Page Numbers (Bottom of Page)"/>
        <w:docPartUnique/>
      </w:docPartObj>
    </w:sdtPr>
    <w:sdtContent>
      <w:p w14:paraId="62D2BC5B" w14:textId="27A1C145" w:rsidR="008B6AD2" w:rsidRPr="008B6AD2" w:rsidRDefault="008B6AD2" w:rsidP="00807710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8B6AD2">
          <w:rPr>
            <w:rStyle w:val="PageNumber"/>
            <w:sz w:val="20"/>
            <w:szCs w:val="20"/>
          </w:rPr>
          <w:fldChar w:fldCharType="begin"/>
        </w:r>
        <w:r w:rsidRPr="008B6AD2">
          <w:rPr>
            <w:rStyle w:val="PageNumber"/>
            <w:sz w:val="20"/>
            <w:szCs w:val="20"/>
          </w:rPr>
          <w:instrText xml:space="preserve"> PAGE </w:instrText>
        </w:r>
        <w:r w:rsidRPr="008B6AD2">
          <w:rPr>
            <w:rStyle w:val="PageNumber"/>
            <w:sz w:val="20"/>
            <w:szCs w:val="20"/>
          </w:rPr>
          <w:fldChar w:fldCharType="separate"/>
        </w:r>
        <w:r w:rsidRPr="008B6AD2">
          <w:rPr>
            <w:rStyle w:val="PageNumber"/>
            <w:noProof/>
            <w:sz w:val="20"/>
            <w:szCs w:val="20"/>
          </w:rPr>
          <w:t>2</w:t>
        </w:r>
        <w:r w:rsidRPr="008B6AD2">
          <w:rPr>
            <w:rStyle w:val="PageNumber"/>
            <w:sz w:val="20"/>
            <w:szCs w:val="20"/>
          </w:rPr>
          <w:fldChar w:fldCharType="end"/>
        </w:r>
      </w:p>
    </w:sdtContent>
  </w:sdt>
  <w:p w14:paraId="635A3B24" w14:textId="23DE98D0" w:rsidR="008626AB" w:rsidRPr="004B198F" w:rsidRDefault="008626AB" w:rsidP="00D96E5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234C" w14:textId="00D6B517" w:rsidR="00D42D5F" w:rsidRPr="00D42D5F" w:rsidRDefault="008B6AD2" w:rsidP="00D42D5F">
    <w:pPr>
      <w:pStyle w:val="Footer"/>
      <w:jc w:val="right"/>
      <w:rPr>
        <w:sz w:val="18"/>
        <w:szCs w:val="18"/>
      </w:rPr>
    </w:pPr>
    <w:r>
      <w:rPr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55A34" w14:textId="77777777" w:rsidR="009C2FDA" w:rsidRDefault="009C2FDA" w:rsidP="00F3306D">
      <w:pPr>
        <w:spacing w:line="240" w:lineRule="auto"/>
      </w:pPr>
      <w:r>
        <w:separator/>
      </w:r>
    </w:p>
  </w:footnote>
  <w:footnote w:type="continuationSeparator" w:id="0">
    <w:p w14:paraId="61BC7115" w14:textId="77777777" w:rsidR="009C2FDA" w:rsidRDefault="009C2FDA" w:rsidP="00F330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5F66"/>
    <w:multiLevelType w:val="multilevel"/>
    <w:tmpl w:val="3C588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C28F4"/>
    <w:multiLevelType w:val="hybridMultilevel"/>
    <w:tmpl w:val="ABB6FF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32F2E"/>
    <w:multiLevelType w:val="hybridMultilevel"/>
    <w:tmpl w:val="B67652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D5080"/>
    <w:multiLevelType w:val="hybridMultilevel"/>
    <w:tmpl w:val="1A78CA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43A82"/>
    <w:multiLevelType w:val="hybridMultilevel"/>
    <w:tmpl w:val="00C4ABC8"/>
    <w:lvl w:ilvl="0" w:tplc="360E1834">
      <w:start w:val="1"/>
      <w:numFmt w:val="decimal"/>
      <w:lvlText w:val="%1."/>
      <w:lvlJc w:val="left"/>
      <w:pPr>
        <w:ind w:left="360" w:hanging="360"/>
      </w:pPr>
      <w:rPr>
        <w:rFonts w:eastAsia="Cambria" w:cstheme="minorBidi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B070EF"/>
    <w:multiLevelType w:val="hybridMultilevel"/>
    <w:tmpl w:val="5E766BAE"/>
    <w:lvl w:ilvl="0" w:tplc="6568E7B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EB2508"/>
    <w:multiLevelType w:val="hybridMultilevel"/>
    <w:tmpl w:val="CAE2C8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31CE3"/>
    <w:multiLevelType w:val="hybridMultilevel"/>
    <w:tmpl w:val="70305D00"/>
    <w:lvl w:ilvl="0" w:tplc="7F041D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6C2DD9"/>
    <w:multiLevelType w:val="hybridMultilevel"/>
    <w:tmpl w:val="5498C88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5404ED"/>
    <w:multiLevelType w:val="hybridMultilevel"/>
    <w:tmpl w:val="7D720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90606"/>
    <w:multiLevelType w:val="hybridMultilevel"/>
    <w:tmpl w:val="9AF41EA6"/>
    <w:lvl w:ilvl="0" w:tplc="40C4F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B61CB2"/>
    <w:multiLevelType w:val="hybridMultilevel"/>
    <w:tmpl w:val="96B66900"/>
    <w:lvl w:ilvl="0" w:tplc="FD7044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330EE0"/>
    <w:multiLevelType w:val="hybridMultilevel"/>
    <w:tmpl w:val="ADA06740"/>
    <w:lvl w:ilvl="0" w:tplc="9E42F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88435C"/>
    <w:multiLevelType w:val="hybridMultilevel"/>
    <w:tmpl w:val="A49C65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47D55"/>
    <w:multiLevelType w:val="hybridMultilevel"/>
    <w:tmpl w:val="C3BEC3D2"/>
    <w:lvl w:ilvl="0" w:tplc="1C96F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275AEA"/>
    <w:multiLevelType w:val="hybridMultilevel"/>
    <w:tmpl w:val="1E9471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42835"/>
    <w:multiLevelType w:val="hybridMultilevel"/>
    <w:tmpl w:val="85104D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2E34DC"/>
    <w:multiLevelType w:val="hybridMultilevel"/>
    <w:tmpl w:val="2E480F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1C1C29"/>
    <w:multiLevelType w:val="hybridMultilevel"/>
    <w:tmpl w:val="B97E8850"/>
    <w:lvl w:ilvl="0" w:tplc="0F8E112A">
      <w:start w:val="2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65567A1"/>
    <w:multiLevelType w:val="hybridMultilevel"/>
    <w:tmpl w:val="E3C47D26"/>
    <w:lvl w:ilvl="0" w:tplc="2C8EAC56">
      <w:start w:val="3"/>
      <w:numFmt w:val="decimal"/>
      <w:lvlText w:val="%1."/>
      <w:lvlJc w:val="left"/>
      <w:pPr>
        <w:ind w:left="360" w:hanging="360"/>
      </w:pPr>
      <w:rPr>
        <w:rFonts w:eastAsia="Cambria" w:cstheme="minorBidi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990739">
    <w:abstractNumId w:val="0"/>
  </w:num>
  <w:num w:numId="2" w16cid:durableId="1550875045">
    <w:abstractNumId w:val="12"/>
  </w:num>
  <w:num w:numId="3" w16cid:durableId="136067402">
    <w:abstractNumId w:val="5"/>
  </w:num>
  <w:num w:numId="4" w16cid:durableId="265237948">
    <w:abstractNumId w:val="4"/>
  </w:num>
  <w:num w:numId="5" w16cid:durableId="1401713832">
    <w:abstractNumId w:val="19"/>
  </w:num>
  <w:num w:numId="6" w16cid:durableId="1691104201">
    <w:abstractNumId w:val="2"/>
  </w:num>
  <w:num w:numId="7" w16cid:durableId="1065493926">
    <w:abstractNumId w:val="18"/>
  </w:num>
  <w:num w:numId="8" w16cid:durableId="607275804">
    <w:abstractNumId w:val="6"/>
  </w:num>
  <w:num w:numId="9" w16cid:durableId="1355881683">
    <w:abstractNumId w:val="1"/>
  </w:num>
  <w:num w:numId="10" w16cid:durableId="1532957093">
    <w:abstractNumId w:val="9"/>
  </w:num>
  <w:num w:numId="11" w16cid:durableId="266934697">
    <w:abstractNumId w:val="10"/>
  </w:num>
  <w:num w:numId="12" w16cid:durableId="1337197107">
    <w:abstractNumId w:val="11"/>
  </w:num>
  <w:num w:numId="13" w16cid:durableId="731733997">
    <w:abstractNumId w:val="7"/>
  </w:num>
  <w:num w:numId="14" w16cid:durableId="1567034875">
    <w:abstractNumId w:val="14"/>
  </w:num>
  <w:num w:numId="15" w16cid:durableId="1917743464">
    <w:abstractNumId w:val="15"/>
  </w:num>
  <w:num w:numId="16" w16cid:durableId="978724778">
    <w:abstractNumId w:val="13"/>
  </w:num>
  <w:num w:numId="17" w16cid:durableId="624848908">
    <w:abstractNumId w:val="8"/>
  </w:num>
  <w:num w:numId="18" w16cid:durableId="608243134">
    <w:abstractNumId w:val="17"/>
  </w:num>
  <w:num w:numId="19" w16cid:durableId="145443304">
    <w:abstractNumId w:val="3"/>
  </w:num>
  <w:num w:numId="20" w16cid:durableId="2043282319">
    <w:abstractNumId w:val="16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p">
    <w15:presenceInfo w15:providerId="None" w15:userId="Hp"/>
  </w15:person>
  <w15:person w15:author="Mohammed Arshad .N.M">
    <w15:presenceInfo w15:providerId="AD" w15:userId="S::mohammed.arshad@scientechnic.ae::1d1eb2fd-4ecd-4411-901e-b1ff7b55c6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E6"/>
    <w:rsid w:val="00000585"/>
    <w:rsid w:val="00003541"/>
    <w:rsid w:val="00027FEF"/>
    <w:rsid w:val="000516F0"/>
    <w:rsid w:val="00051755"/>
    <w:rsid w:val="00055CCE"/>
    <w:rsid w:val="00062BB7"/>
    <w:rsid w:val="00066B51"/>
    <w:rsid w:val="00066E00"/>
    <w:rsid w:val="00073E84"/>
    <w:rsid w:val="00081A46"/>
    <w:rsid w:val="00084C5F"/>
    <w:rsid w:val="00092EDF"/>
    <w:rsid w:val="000A008B"/>
    <w:rsid w:val="000B0B78"/>
    <w:rsid w:val="000B2117"/>
    <w:rsid w:val="000B7246"/>
    <w:rsid w:val="000D32AD"/>
    <w:rsid w:val="000E69C8"/>
    <w:rsid w:val="00104905"/>
    <w:rsid w:val="00107EE1"/>
    <w:rsid w:val="00115D5C"/>
    <w:rsid w:val="00124FEA"/>
    <w:rsid w:val="001271BC"/>
    <w:rsid w:val="00143D5A"/>
    <w:rsid w:val="00145166"/>
    <w:rsid w:val="00156A4B"/>
    <w:rsid w:val="00160BFB"/>
    <w:rsid w:val="00162EF8"/>
    <w:rsid w:val="00166684"/>
    <w:rsid w:val="00166F4F"/>
    <w:rsid w:val="001904D8"/>
    <w:rsid w:val="001A5873"/>
    <w:rsid w:val="001A5BAE"/>
    <w:rsid w:val="001B2B61"/>
    <w:rsid w:val="001C36C2"/>
    <w:rsid w:val="001D0E92"/>
    <w:rsid w:val="001D1E9C"/>
    <w:rsid w:val="001D2438"/>
    <w:rsid w:val="001D5564"/>
    <w:rsid w:val="001D5E30"/>
    <w:rsid w:val="001E06D7"/>
    <w:rsid w:val="001E0B82"/>
    <w:rsid w:val="001E4D30"/>
    <w:rsid w:val="001E7422"/>
    <w:rsid w:val="001F1783"/>
    <w:rsid w:val="00201EAA"/>
    <w:rsid w:val="00221A8B"/>
    <w:rsid w:val="002332B5"/>
    <w:rsid w:val="00255FA5"/>
    <w:rsid w:val="00276E5E"/>
    <w:rsid w:val="00282FC8"/>
    <w:rsid w:val="002A7DE8"/>
    <w:rsid w:val="002B60C9"/>
    <w:rsid w:val="002B646C"/>
    <w:rsid w:val="002B6714"/>
    <w:rsid w:val="002C4BEC"/>
    <w:rsid w:val="002C5402"/>
    <w:rsid w:val="002E3013"/>
    <w:rsid w:val="002F1DC9"/>
    <w:rsid w:val="003116F0"/>
    <w:rsid w:val="003158B7"/>
    <w:rsid w:val="00341E01"/>
    <w:rsid w:val="00344BE1"/>
    <w:rsid w:val="0035202E"/>
    <w:rsid w:val="00352899"/>
    <w:rsid w:val="00357E8D"/>
    <w:rsid w:val="00390BEA"/>
    <w:rsid w:val="003A2850"/>
    <w:rsid w:val="003A3E82"/>
    <w:rsid w:val="003B3478"/>
    <w:rsid w:val="003C781F"/>
    <w:rsid w:val="003E5929"/>
    <w:rsid w:val="003E5FF4"/>
    <w:rsid w:val="003E6D08"/>
    <w:rsid w:val="003F29BA"/>
    <w:rsid w:val="00406BEF"/>
    <w:rsid w:val="0040720E"/>
    <w:rsid w:val="00413653"/>
    <w:rsid w:val="00420D08"/>
    <w:rsid w:val="0042208D"/>
    <w:rsid w:val="0042682A"/>
    <w:rsid w:val="00427458"/>
    <w:rsid w:val="004410A6"/>
    <w:rsid w:val="004449BA"/>
    <w:rsid w:val="004559D2"/>
    <w:rsid w:val="0046780A"/>
    <w:rsid w:val="004A75AB"/>
    <w:rsid w:val="004B198F"/>
    <w:rsid w:val="004C70CF"/>
    <w:rsid w:val="004E723D"/>
    <w:rsid w:val="004F453E"/>
    <w:rsid w:val="004F5179"/>
    <w:rsid w:val="004F6736"/>
    <w:rsid w:val="0050417A"/>
    <w:rsid w:val="0051352C"/>
    <w:rsid w:val="00515439"/>
    <w:rsid w:val="00525712"/>
    <w:rsid w:val="00547442"/>
    <w:rsid w:val="00551F46"/>
    <w:rsid w:val="00563C0A"/>
    <w:rsid w:val="00565FB2"/>
    <w:rsid w:val="005663EB"/>
    <w:rsid w:val="00567958"/>
    <w:rsid w:val="00573B08"/>
    <w:rsid w:val="00585833"/>
    <w:rsid w:val="005902D0"/>
    <w:rsid w:val="005A226F"/>
    <w:rsid w:val="005A455A"/>
    <w:rsid w:val="005A77F3"/>
    <w:rsid w:val="005C12FE"/>
    <w:rsid w:val="005D0DDD"/>
    <w:rsid w:val="005D227D"/>
    <w:rsid w:val="005E10C7"/>
    <w:rsid w:val="005E2140"/>
    <w:rsid w:val="005E7333"/>
    <w:rsid w:val="005F5FAB"/>
    <w:rsid w:val="00602E26"/>
    <w:rsid w:val="006052A8"/>
    <w:rsid w:val="00616B3B"/>
    <w:rsid w:val="00625ACE"/>
    <w:rsid w:val="00630367"/>
    <w:rsid w:val="00641EA8"/>
    <w:rsid w:val="00643289"/>
    <w:rsid w:val="0065586C"/>
    <w:rsid w:val="006576B4"/>
    <w:rsid w:val="006663B4"/>
    <w:rsid w:val="006746A4"/>
    <w:rsid w:val="00675D46"/>
    <w:rsid w:val="00684BD1"/>
    <w:rsid w:val="00685A38"/>
    <w:rsid w:val="00686A91"/>
    <w:rsid w:val="00693DE9"/>
    <w:rsid w:val="006A46BA"/>
    <w:rsid w:val="006A4848"/>
    <w:rsid w:val="006B73EA"/>
    <w:rsid w:val="006C1BC8"/>
    <w:rsid w:val="006C6827"/>
    <w:rsid w:val="006D4A27"/>
    <w:rsid w:val="006D524B"/>
    <w:rsid w:val="006F0086"/>
    <w:rsid w:val="006F5B8B"/>
    <w:rsid w:val="006F6E51"/>
    <w:rsid w:val="00713010"/>
    <w:rsid w:val="00730B31"/>
    <w:rsid w:val="00736999"/>
    <w:rsid w:val="00747E9B"/>
    <w:rsid w:val="00750D5C"/>
    <w:rsid w:val="00761E98"/>
    <w:rsid w:val="00773AEA"/>
    <w:rsid w:val="00782C76"/>
    <w:rsid w:val="0078639F"/>
    <w:rsid w:val="00790BF0"/>
    <w:rsid w:val="00793621"/>
    <w:rsid w:val="00794580"/>
    <w:rsid w:val="00795944"/>
    <w:rsid w:val="007A6574"/>
    <w:rsid w:val="007C02BA"/>
    <w:rsid w:val="007C3C38"/>
    <w:rsid w:val="007C539B"/>
    <w:rsid w:val="007F39EF"/>
    <w:rsid w:val="007F673B"/>
    <w:rsid w:val="0080082F"/>
    <w:rsid w:val="00805303"/>
    <w:rsid w:val="008118A2"/>
    <w:rsid w:val="00812861"/>
    <w:rsid w:val="008159D6"/>
    <w:rsid w:val="00821067"/>
    <w:rsid w:val="00830D66"/>
    <w:rsid w:val="00835B10"/>
    <w:rsid w:val="00850B13"/>
    <w:rsid w:val="0085255A"/>
    <w:rsid w:val="008531DB"/>
    <w:rsid w:val="0085606F"/>
    <w:rsid w:val="008626AB"/>
    <w:rsid w:val="0087261B"/>
    <w:rsid w:val="00873B95"/>
    <w:rsid w:val="008860E6"/>
    <w:rsid w:val="00892F8F"/>
    <w:rsid w:val="008A348C"/>
    <w:rsid w:val="008B23A3"/>
    <w:rsid w:val="008B6AD2"/>
    <w:rsid w:val="008C16BF"/>
    <w:rsid w:val="008C4454"/>
    <w:rsid w:val="008D3E1C"/>
    <w:rsid w:val="008D7B4D"/>
    <w:rsid w:val="008E00B3"/>
    <w:rsid w:val="008E246E"/>
    <w:rsid w:val="00901270"/>
    <w:rsid w:val="009033A3"/>
    <w:rsid w:val="00904BE9"/>
    <w:rsid w:val="0091106A"/>
    <w:rsid w:val="0091191F"/>
    <w:rsid w:val="00914DCB"/>
    <w:rsid w:val="00923338"/>
    <w:rsid w:val="0093296E"/>
    <w:rsid w:val="00936DCC"/>
    <w:rsid w:val="00941AF4"/>
    <w:rsid w:val="00947914"/>
    <w:rsid w:val="00962330"/>
    <w:rsid w:val="0096282D"/>
    <w:rsid w:val="00966CC4"/>
    <w:rsid w:val="00972184"/>
    <w:rsid w:val="009827B4"/>
    <w:rsid w:val="00983FCB"/>
    <w:rsid w:val="00984CDF"/>
    <w:rsid w:val="00986D4E"/>
    <w:rsid w:val="009911BB"/>
    <w:rsid w:val="0099428A"/>
    <w:rsid w:val="009954F3"/>
    <w:rsid w:val="00996DB1"/>
    <w:rsid w:val="009A0196"/>
    <w:rsid w:val="009A41C6"/>
    <w:rsid w:val="009C01E2"/>
    <w:rsid w:val="009C2FDA"/>
    <w:rsid w:val="009D7D72"/>
    <w:rsid w:val="009E03EC"/>
    <w:rsid w:val="009E217E"/>
    <w:rsid w:val="009E7EC0"/>
    <w:rsid w:val="00A0772E"/>
    <w:rsid w:val="00A33143"/>
    <w:rsid w:val="00A42DE5"/>
    <w:rsid w:val="00A47491"/>
    <w:rsid w:val="00A56245"/>
    <w:rsid w:val="00A564AB"/>
    <w:rsid w:val="00A729B2"/>
    <w:rsid w:val="00AB6B01"/>
    <w:rsid w:val="00AD5A29"/>
    <w:rsid w:val="00AE3883"/>
    <w:rsid w:val="00B01350"/>
    <w:rsid w:val="00B13912"/>
    <w:rsid w:val="00B14A83"/>
    <w:rsid w:val="00B1520E"/>
    <w:rsid w:val="00B27BB8"/>
    <w:rsid w:val="00B34BD5"/>
    <w:rsid w:val="00B44AE3"/>
    <w:rsid w:val="00B46CF0"/>
    <w:rsid w:val="00B6780A"/>
    <w:rsid w:val="00B67E54"/>
    <w:rsid w:val="00B83D6A"/>
    <w:rsid w:val="00B84434"/>
    <w:rsid w:val="00B90DED"/>
    <w:rsid w:val="00B92147"/>
    <w:rsid w:val="00B92A12"/>
    <w:rsid w:val="00B954C0"/>
    <w:rsid w:val="00BA53AA"/>
    <w:rsid w:val="00BA7E2F"/>
    <w:rsid w:val="00BB5366"/>
    <w:rsid w:val="00BD298F"/>
    <w:rsid w:val="00BD74DD"/>
    <w:rsid w:val="00BE3024"/>
    <w:rsid w:val="00C04509"/>
    <w:rsid w:val="00C175BA"/>
    <w:rsid w:val="00C2385D"/>
    <w:rsid w:val="00C32730"/>
    <w:rsid w:val="00C42E77"/>
    <w:rsid w:val="00C44EC4"/>
    <w:rsid w:val="00C50BFF"/>
    <w:rsid w:val="00C671A3"/>
    <w:rsid w:val="00C70F8B"/>
    <w:rsid w:val="00C75ED8"/>
    <w:rsid w:val="00C84B20"/>
    <w:rsid w:val="00C90D8A"/>
    <w:rsid w:val="00C949DF"/>
    <w:rsid w:val="00CA04D8"/>
    <w:rsid w:val="00CA30C0"/>
    <w:rsid w:val="00CB2549"/>
    <w:rsid w:val="00CB3983"/>
    <w:rsid w:val="00CC6CAB"/>
    <w:rsid w:val="00CD327C"/>
    <w:rsid w:val="00CD6151"/>
    <w:rsid w:val="00CE30A1"/>
    <w:rsid w:val="00CE3116"/>
    <w:rsid w:val="00CE6956"/>
    <w:rsid w:val="00CF0BE3"/>
    <w:rsid w:val="00D040DB"/>
    <w:rsid w:val="00D11F16"/>
    <w:rsid w:val="00D20521"/>
    <w:rsid w:val="00D2508A"/>
    <w:rsid w:val="00D34384"/>
    <w:rsid w:val="00D42D5F"/>
    <w:rsid w:val="00D55408"/>
    <w:rsid w:val="00D62D97"/>
    <w:rsid w:val="00D940EC"/>
    <w:rsid w:val="00D96E5C"/>
    <w:rsid w:val="00DA34E2"/>
    <w:rsid w:val="00DB5FF7"/>
    <w:rsid w:val="00DC48DF"/>
    <w:rsid w:val="00DC69A5"/>
    <w:rsid w:val="00DC6C1B"/>
    <w:rsid w:val="00DD1B99"/>
    <w:rsid w:val="00E10CBF"/>
    <w:rsid w:val="00E12788"/>
    <w:rsid w:val="00E27DA9"/>
    <w:rsid w:val="00E340AE"/>
    <w:rsid w:val="00E404BE"/>
    <w:rsid w:val="00E42C25"/>
    <w:rsid w:val="00E477A3"/>
    <w:rsid w:val="00E512F1"/>
    <w:rsid w:val="00E557AC"/>
    <w:rsid w:val="00E56BE6"/>
    <w:rsid w:val="00E71DEE"/>
    <w:rsid w:val="00E73291"/>
    <w:rsid w:val="00E8552A"/>
    <w:rsid w:val="00EA49FE"/>
    <w:rsid w:val="00EB0561"/>
    <w:rsid w:val="00EB56E5"/>
    <w:rsid w:val="00EB657C"/>
    <w:rsid w:val="00EC663A"/>
    <w:rsid w:val="00EE4767"/>
    <w:rsid w:val="00EF5646"/>
    <w:rsid w:val="00EF7549"/>
    <w:rsid w:val="00F04E18"/>
    <w:rsid w:val="00F329CD"/>
    <w:rsid w:val="00F3306D"/>
    <w:rsid w:val="00F36602"/>
    <w:rsid w:val="00F43DED"/>
    <w:rsid w:val="00F44111"/>
    <w:rsid w:val="00F534C7"/>
    <w:rsid w:val="00F6631C"/>
    <w:rsid w:val="00F66C5D"/>
    <w:rsid w:val="00F81948"/>
    <w:rsid w:val="00F91A7E"/>
    <w:rsid w:val="00F9562C"/>
    <w:rsid w:val="00FA03C3"/>
    <w:rsid w:val="00FA0455"/>
    <w:rsid w:val="00FE176B"/>
    <w:rsid w:val="00FE35B0"/>
    <w:rsid w:val="00FF3610"/>
    <w:rsid w:val="00FF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7A597"/>
  <w15:chartTrackingRefBased/>
  <w15:docId w15:val="{DD13F174-A80C-4140-AEB9-828464C8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E6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0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06D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30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06D"/>
    <w:rPr>
      <w:rFonts w:ascii="Arial" w:eastAsia="Arial" w:hAnsi="Arial" w:cs="Arial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1391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1D1E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1D1E9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D1E9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6">
    <w:name w:val="Grid Table 1 Light Accent 6"/>
    <w:basedOn w:val="TableNormal"/>
    <w:uiPriority w:val="46"/>
    <w:rsid w:val="001D1E9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6F0086"/>
  </w:style>
  <w:style w:type="character" w:styleId="Hyperlink">
    <w:name w:val="Hyperlink"/>
    <w:basedOn w:val="DefaultParagraphFont"/>
    <w:uiPriority w:val="99"/>
    <w:unhideWhenUsed/>
    <w:rsid w:val="004449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9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39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41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0A6"/>
    <w:rPr>
      <w:b/>
      <w:bCs/>
    </w:rPr>
  </w:style>
  <w:style w:type="paragraph" w:styleId="Revision">
    <w:name w:val="Revision"/>
    <w:hidden/>
    <w:uiPriority w:val="99"/>
    <w:semiHidden/>
    <w:rsid w:val="001A5BAE"/>
    <w:pPr>
      <w:spacing w:after="0" w:line="240" w:lineRule="auto"/>
    </w:pPr>
    <w:rPr>
      <w:rFonts w:ascii="Arial" w:eastAsia="Arial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0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7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839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0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8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6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6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C21474-8F41-9640-BCE4-FF8188DA0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Avabratha</dc:creator>
  <cp:keywords/>
  <dc:description/>
  <cp:lastModifiedBy>Hp</cp:lastModifiedBy>
  <cp:revision>45</cp:revision>
  <cp:lastPrinted>2024-05-14T13:45:00Z</cp:lastPrinted>
  <dcterms:created xsi:type="dcterms:W3CDTF">2026-05-01T11:45:00Z</dcterms:created>
  <dcterms:modified xsi:type="dcterms:W3CDTF">2026-08-21T16:26:00Z</dcterms:modified>
</cp:coreProperties>
</file>